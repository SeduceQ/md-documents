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0D8B8" w14:textId="77777777" w:rsidR="00E3550E" w:rsidRDefault="00E3550E" w:rsidP="00E3550E">
      <w:pPr>
        <w:keepNext/>
        <w:keepLines/>
        <w:spacing w:beforeLines="200" w:before="624" w:afterLines="200" w:after="624" w:line="576" w:lineRule="auto"/>
        <w:jc w:val="center"/>
        <w:outlineLvl w:val="0"/>
        <w:rPr>
          <w:rFonts w:ascii="黑体" w:eastAsia="黑体" w:hAnsi="黑体"/>
          <w:kern w:val="44"/>
          <w:sz w:val="36"/>
          <w:szCs w:val="36"/>
        </w:rPr>
      </w:pPr>
      <w:bookmarkStart w:id="0" w:name="_Toc101728908"/>
      <w:bookmarkStart w:id="1" w:name="_Toc358819971"/>
      <w:bookmarkStart w:id="2" w:name="_Toc389682195"/>
      <w:bookmarkStart w:id="3" w:name="_Toc390175563"/>
      <w:bookmarkStart w:id="4" w:name="_Toc451782103"/>
      <w:bookmarkStart w:id="5" w:name="_Toc451847155"/>
      <w:bookmarkStart w:id="6" w:name="_Toc451854285"/>
      <w:bookmarkStart w:id="7" w:name="_Toc485586681"/>
      <w:bookmarkStart w:id="8" w:name="_Toc320119072"/>
      <w:bookmarkStart w:id="9" w:name="_Toc327001718"/>
      <w:bookmarkStart w:id="10" w:name="_Toc327029249"/>
      <w:bookmarkStart w:id="11" w:name="_Toc327029801"/>
      <w:bookmarkStart w:id="12" w:name="_Toc327030060"/>
      <w:bookmarkStart w:id="13" w:name="_Toc327030336"/>
      <w:bookmarkStart w:id="14" w:name="_Toc327030456"/>
      <w:bookmarkStart w:id="15" w:name="_Toc327279462"/>
      <w:bookmarkStart w:id="16" w:name="_Toc354561671"/>
      <w:bookmarkStart w:id="17" w:name="_Toc358223869"/>
      <w:bookmarkStart w:id="18" w:name="_Toc358224409"/>
      <w:bookmarkStart w:id="19" w:name="_Toc358281917"/>
      <w:bookmarkStart w:id="20" w:name="_Toc390346599"/>
      <w:bookmarkStart w:id="21" w:name="_Toc450922584"/>
      <w:bookmarkStart w:id="22" w:name="_Toc450986031"/>
      <w:bookmarkStart w:id="23" w:name="_Toc450986816"/>
      <w:bookmarkStart w:id="24" w:name="_Toc451691800"/>
      <w:bookmarkStart w:id="25" w:name="_Toc451759212"/>
      <w:bookmarkStart w:id="26" w:name="_Toc451780419"/>
      <w:r>
        <w:rPr>
          <w:rFonts w:ascii="黑体" w:eastAsia="黑体" w:hAnsi="黑体" w:hint="eastAsia"/>
          <w:kern w:val="44"/>
          <w:sz w:val="36"/>
          <w:szCs w:val="36"/>
        </w:rPr>
        <w:t>摘 要</w:t>
      </w:r>
      <w:bookmarkEnd w:id="0"/>
    </w:p>
    <w:p w14:paraId="05A6C79D" w14:textId="77777777" w:rsidR="00E3550E" w:rsidRDefault="00E3550E" w:rsidP="00E3550E">
      <w:pPr>
        <w:spacing w:line="288" w:lineRule="auto"/>
        <w:ind w:firstLineChars="200" w:firstLine="480"/>
        <w:rPr>
          <w:sz w:val="24"/>
        </w:rPr>
      </w:pPr>
      <w:r w:rsidRPr="0069032A">
        <w:rPr>
          <w:rFonts w:ascii="宋体" w:hAnsi="宋体" w:hint="eastAsia"/>
          <w:sz w:val="24"/>
        </w:rPr>
        <w:t>随着“互联网+大数据”深入发展，面对纪检监督工作的形势与不足，计划以研发模块、关联数据、完善流程为着力点和切入点，通过业务流程镶嵌信息系统提升纪检工作规范化，通过关联数据打破信息壁垒推动纪检工作高效化，通过研发模块监督权力运行推动纪检工作智能化</w:t>
      </w:r>
      <w:r>
        <w:rPr>
          <w:rFonts w:ascii="宋体" w:hAnsi="宋体" w:hint="eastAsia"/>
          <w:sz w:val="24"/>
        </w:rPr>
        <w:t>。互联网信息时代的发展带动人们获取信息方式的改变，线下了解附近门店信息的方式已经无法满足用户需求，门店搜索推荐系统可以更加方便用户获取门店信息。本文主要介绍了门店搜索推荐系统的设计与实现。该系统的搜索功能是基于</w:t>
      </w:r>
      <w:r>
        <w:rPr>
          <w:rFonts w:hint="eastAsia"/>
          <w:sz w:val="24"/>
        </w:rPr>
        <w:t>ElasticSearch</w:t>
      </w:r>
      <w:r>
        <w:rPr>
          <w:rFonts w:ascii="宋体" w:hAnsi="宋体" w:hint="eastAsia"/>
          <w:sz w:val="24"/>
        </w:rPr>
        <w:t>搜索引擎，推荐功能是基于</w:t>
      </w:r>
      <w:r>
        <w:rPr>
          <w:rFonts w:hint="eastAsia"/>
          <w:sz w:val="24"/>
        </w:rPr>
        <w:t>Spark</w:t>
      </w:r>
      <w:r>
        <w:rPr>
          <w:rFonts w:ascii="宋体" w:hAnsi="宋体" w:hint="eastAsia"/>
          <w:sz w:val="24"/>
        </w:rPr>
        <w:t>框架，整个系统是基于</w:t>
      </w:r>
      <w:r>
        <w:rPr>
          <w:rFonts w:hint="eastAsia"/>
          <w:sz w:val="24"/>
        </w:rPr>
        <w:t>Java</w:t>
      </w:r>
      <w:r>
        <w:rPr>
          <w:rFonts w:ascii="宋体" w:hAnsi="宋体" w:hint="eastAsia"/>
          <w:sz w:val="24"/>
        </w:rPr>
        <w:t>的</w:t>
      </w:r>
      <w:r>
        <w:rPr>
          <w:rFonts w:hint="eastAsia"/>
          <w:sz w:val="24"/>
        </w:rPr>
        <w:t>SpringBoot</w:t>
      </w:r>
      <w:r>
        <w:rPr>
          <w:rFonts w:ascii="宋体" w:hAnsi="宋体" w:hint="eastAsia"/>
          <w:sz w:val="24"/>
        </w:rPr>
        <w:t>框架进行开发，使用</w:t>
      </w:r>
      <w:r>
        <w:rPr>
          <w:rFonts w:hint="eastAsia"/>
          <w:sz w:val="24"/>
        </w:rPr>
        <w:t>MySQL</w:t>
      </w:r>
      <w:r>
        <w:rPr>
          <w:rFonts w:ascii="宋体" w:hAnsi="宋体" w:hint="eastAsia"/>
          <w:sz w:val="24"/>
        </w:rPr>
        <w:t>数据库完成数据存储，前端结合了</w:t>
      </w:r>
      <w:r>
        <w:rPr>
          <w:rFonts w:hint="eastAsia"/>
          <w:sz w:val="24"/>
        </w:rPr>
        <w:t>JavaScript</w:t>
      </w:r>
      <w:r>
        <w:rPr>
          <w:rFonts w:ascii="宋体" w:hAnsi="宋体" w:hint="eastAsia"/>
          <w:sz w:val="24"/>
        </w:rPr>
        <w:t>、</w:t>
      </w:r>
      <w:r>
        <w:rPr>
          <w:rFonts w:hint="eastAsia"/>
          <w:sz w:val="24"/>
        </w:rPr>
        <w:t>HTML</w:t>
      </w:r>
      <w:r>
        <w:rPr>
          <w:rFonts w:ascii="宋体" w:hAnsi="宋体" w:hint="eastAsia"/>
          <w:sz w:val="24"/>
        </w:rPr>
        <w:t>、</w:t>
      </w:r>
      <w:r>
        <w:rPr>
          <w:rFonts w:hint="eastAsia"/>
          <w:sz w:val="24"/>
        </w:rPr>
        <w:t>CSS</w:t>
      </w:r>
      <w:r>
        <w:rPr>
          <w:rFonts w:ascii="宋体" w:hAnsi="宋体" w:hint="eastAsia"/>
          <w:sz w:val="24"/>
        </w:rPr>
        <w:t>等技术，应用了</w:t>
      </w:r>
      <w:r>
        <w:rPr>
          <w:rFonts w:hint="eastAsia"/>
          <w:sz w:val="24"/>
        </w:rPr>
        <w:t>Metronic</w:t>
      </w:r>
      <w:r>
        <w:rPr>
          <w:rFonts w:ascii="宋体" w:hAnsi="宋体" w:hint="eastAsia"/>
          <w:sz w:val="24"/>
        </w:rPr>
        <w:t>前端主题模板，系统采用</w:t>
      </w:r>
      <w:r>
        <w:rPr>
          <w:rFonts w:hint="eastAsia"/>
          <w:sz w:val="24"/>
        </w:rPr>
        <w:t>InteliJ IDEA</w:t>
      </w:r>
      <w:r>
        <w:rPr>
          <w:rFonts w:ascii="宋体" w:hAnsi="宋体" w:hint="eastAsia"/>
          <w:sz w:val="24"/>
        </w:rPr>
        <w:t>作为开发工具。</w:t>
      </w:r>
    </w:p>
    <w:p w14:paraId="6A44916C" w14:textId="77777777" w:rsidR="00E3550E" w:rsidRDefault="00E3550E" w:rsidP="00E3550E">
      <w:pPr>
        <w:spacing w:line="288" w:lineRule="auto"/>
        <w:ind w:firstLineChars="200" w:firstLine="480"/>
        <w:rPr>
          <w:rFonts w:ascii="宋体" w:hAnsi="宋体"/>
          <w:sz w:val="24"/>
        </w:rPr>
      </w:pPr>
      <w:r>
        <w:rPr>
          <w:rFonts w:ascii="宋体" w:hAnsi="宋体" w:hint="eastAsia"/>
          <w:sz w:val="24"/>
        </w:rPr>
        <w:t>系统根据用户的地理位置信息等因素，为大众提供个性化的搜索推荐门店功能，主要包括客户端和后台管理系统。系统主要包括用户模块、搜索模块、推荐模块和后台管理模块。用户模块包括用户登录，注销，用户注册，查看首页功能；在搜索模块，用户可以根据门店名称关键词搜索并且可以对搜索结果进行排序，也可以根据搜索关键词的相关性搜索门店信息等；推荐模块应用了推荐算法完成推荐功能；后台管理模块包括商户管理，门店管理，品类管理功能等。</w:t>
      </w:r>
    </w:p>
    <w:p w14:paraId="638BCFB2" w14:textId="77777777" w:rsidR="00E3550E" w:rsidRDefault="00E3550E" w:rsidP="00E3550E">
      <w:pPr>
        <w:spacing w:line="288" w:lineRule="auto"/>
        <w:ind w:firstLineChars="200" w:firstLine="480"/>
        <w:rPr>
          <w:rFonts w:ascii="宋体" w:hAnsi="宋体"/>
          <w:sz w:val="24"/>
        </w:rPr>
      </w:pPr>
      <w:r>
        <w:rPr>
          <w:rFonts w:ascii="宋体" w:hAnsi="宋体" w:hint="eastAsia"/>
          <w:sz w:val="24"/>
        </w:rPr>
        <w:t>本系统的研发为用户提供了个性化的门店搜索和推荐，更加贴近用户的需求，为用户了解门店信息提供平台。</w:t>
      </w:r>
    </w:p>
    <w:p w14:paraId="05ABDC59" w14:textId="77777777" w:rsidR="00E3550E" w:rsidRDefault="00E3550E" w:rsidP="00E3550E">
      <w:pPr>
        <w:spacing w:line="288" w:lineRule="auto"/>
        <w:ind w:firstLineChars="200" w:firstLine="480"/>
        <w:rPr>
          <w:sz w:val="24"/>
        </w:rPr>
      </w:pPr>
    </w:p>
    <w:p w14:paraId="2D30FF66" w14:textId="77777777" w:rsidR="00E3550E" w:rsidRDefault="00E3550E" w:rsidP="00E3550E">
      <w:pPr>
        <w:ind w:firstLineChars="200" w:firstLine="480"/>
        <w:rPr>
          <w:szCs w:val="21"/>
        </w:rPr>
      </w:pPr>
      <w:r>
        <w:rPr>
          <w:rFonts w:ascii="黑体" w:eastAsia="黑体" w:hAnsi="黑体" w:hint="eastAsia"/>
          <w:sz w:val="24"/>
        </w:rPr>
        <w:t>关键词：</w:t>
      </w:r>
      <w:r>
        <w:rPr>
          <w:rFonts w:eastAsia="黑体" w:hint="eastAsia"/>
          <w:sz w:val="24"/>
        </w:rPr>
        <w:t>ElasticSearch</w:t>
      </w:r>
      <w:r>
        <w:rPr>
          <w:rFonts w:ascii="宋体" w:hAnsi="宋体"/>
          <w:sz w:val="24"/>
        </w:rPr>
        <w:t>；</w:t>
      </w:r>
      <w:r>
        <w:rPr>
          <w:rFonts w:eastAsia="黑体" w:hint="eastAsia"/>
          <w:sz w:val="24"/>
        </w:rPr>
        <w:t>Spark</w:t>
      </w:r>
      <w:r>
        <w:rPr>
          <w:rFonts w:ascii="宋体" w:hAnsi="宋体"/>
          <w:sz w:val="24"/>
        </w:rPr>
        <w:t>；</w:t>
      </w:r>
      <w:r>
        <w:rPr>
          <w:rFonts w:ascii="宋体" w:hAnsi="宋体" w:hint="eastAsia"/>
          <w:sz w:val="24"/>
        </w:rPr>
        <w:t>搜索；推荐；门店</w:t>
      </w:r>
    </w:p>
    <w:p w14:paraId="4BC2C751" w14:textId="77777777" w:rsidR="00E3550E" w:rsidRDefault="00E3550E" w:rsidP="00E3550E">
      <w:pPr>
        <w:ind w:firstLineChars="200" w:firstLine="480"/>
        <w:rPr>
          <w:rFonts w:cs="宋体"/>
          <w:sz w:val="24"/>
        </w:rPr>
      </w:pPr>
      <w:r>
        <w:rPr>
          <w:rFonts w:cs="宋体"/>
          <w:sz w:val="24"/>
        </w:rPr>
        <w:br w:type="page"/>
      </w:r>
    </w:p>
    <w:p w14:paraId="0A655169" w14:textId="05362C54" w:rsidR="00E3550E" w:rsidRDefault="00E3550E" w:rsidP="00E3550E">
      <w:pPr>
        <w:pStyle w:val="1"/>
        <w:adjustRightInd w:val="0"/>
        <w:snapToGrid w:val="0"/>
        <w:spacing w:beforeLines="200" w:before="624" w:afterLines="200" w:after="624" w:line="288" w:lineRule="auto"/>
        <w:jc w:val="center"/>
        <w:rPr>
          <w:rFonts w:eastAsia="黑体"/>
          <w:sz w:val="36"/>
          <w:szCs w:val="36"/>
        </w:rPr>
      </w:pPr>
      <w:bookmarkStart w:id="27" w:name="_Toc484936114"/>
      <w:bookmarkStart w:id="28" w:name="_Toc101728909"/>
      <w:r>
        <w:rPr>
          <w:rFonts w:eastAsia="黑体"/>
          <w:sz w:val="36"/>
          <w:szCs w:val="36"/>
        </w:rPr>
        <w:lastRenderedPageBreak/>
        <w:t>Abstract</w:t>
      </w:r>
      <w:bookmarkEnd w:id="27"/>
      <w:bookmarkEnd w:id="28"/>
    </w:p>
    <w:p w14:paraId="6BF0DA98" w14:textId="77777777" w:rsidR="00E3550E" w:rsidRPr="0082134A" w:rsidRDefault="00E3550E" w:rsidP="00E3550E">
      <w:pPr>
        <w:spacing w:line="288" w:lineRule="auto"/>
        <w:ind w:firstLine="420"/>
        <w:rPr>
          <w:sz w:val="24"/>
        </w:rPr>
      </w:pPr>
      <w:r w:rsidRPr="0082134A">
        <w:rPr>
          <w:sz w:val="24"/>
        </w:rPr>
        <w:t xml:space="preserve">The development of the Internet information era has led to changes in the way people obtain information. The offline way of learning information about nearby stores has been unable to meet user needs. The store search recommendation system can make it easier for users to obtain store information. This </w:t>
      </w:r>
      <w:r>
        <w:rPr>
          <w:rFonts w:hint="eastAsia"/>
          <w:sz w:val="24"/>
        </w:rPr>
        <w:t>paper</w:t>
      </w:r>
      <w:r w:rsidRPr="0082134A">
        <w:rPr>
          <w:sz w:val="24"/>
        </w:rPr>
        <w:t xml:space="preserve"> mainly introduces the design and implementation of the store search recommendation system. The search function of the system is based on the ElasticSearch search engine, and the recommendation function is based on the Spark framework. The entire system is developed based on the SpringBoot framework of Java. The MySQL database is used to complete the data storage. The front end combines JavaScript, HTML, CSS and other technologies. Front-end theme template, the system uses InteliJ IDEA as a development tool.</w:t>
      </w:r>
    </w:p>
    <w:p w14:paraId="11FEF4EE" w14:textId="77777777" w:rsidR="00E3550E" w:rsidRPr="0082134A" w:rsidRDefault="00E3550E" w:rsidP="00E3550E">
      <w:pPr>
        <w:spacing w:line="288" w:lineRule="auto"/>
        <w:ind w:firstLine="420"/>
        <w:rPr>
          <w:sz w:val="24"/>
        </w:rPr>
      </w:pPr>
      <w:r w:rsidRPr="0082134A">
        <w:rPr>
          <w:sz w:val="24"/>
        </w:rPr>
        <w:t>The system provides personalized search and recommendation store functions for the public according to factors such as the user's geographic location information, mainly including the client and background management system. The system mainly includes user module, search module, recommendation module and background management module. The user module includes user login, logout, user registration, and home page viewing functions; in the search module, users can search by store name and keyword and sort the search results, or search store information based on the correlation of search keywords; The module uses a recommendation algorithm to complete the recommendation function; the background management module includes merchant management, store management, category management functions, etc.</w:t>
      </w:r>
    </w:p>
    <w:p w14:paraId="7D06FDBD" w14:textId="77777777" w:rsidR="00E3550E" w:rsidRDefault="00E3550E" w:rsidP="00E3550E">
      <w:pPr>
        <w:spacing w:line="288" w:lineRule="auto"/>
        <w:ind w:firstLine="420"/>
        <w:rPr>
          <w:ins w:id="29" w:author="admin" w:date="2020-05-31T22:20:00Z"/>
          <w:sz w:val="24"/>
        </w:rPr>
      </w:pPr>
      <w:r w:rsidRPr="0082134A">
        <w:rPr>
          <w:sz w:val="24"/>
        </w:rPr>
        <w:t>The development of this system provides users with personalized store search and recommendation, which is closer to the needs of users and provides a platform for users to understand store information.</w:t>
      </w:r>
    </w:p>
    <w:p w14:paraId="10412D1B" w14:textId="77777777" w:rsidR="00E3550E" w:rsidRDefault="00E3550E" w:rsidP="00E3550E">
      <w:pPr>
        <w:spacing w:line="288" w:lineRule="auto"/>
        <w:ind w:firstLine="420"/>
        <w:rPr>
          <w:sz w:val="24"/>
        </w:rPr>
      </w:pPr>
    </w:p>
    <w:p w14:paraId="2F6C1896" w14:textId="77777777" w:rsidR="00E3550E" w:rsidRDefault="00E3550E" w:rsidP="00E3550E">
      <w:pPr>
        <w:spacing w:line="288" w:lineRule="auto"/>
        <w:ind w:firstLine="420"/>
        <w:rPr>
          <w:rFonts w:eastAsia="等线"/>
          <w:sz w:val="24"/>
        </w:rPr>
        <w:sectPr w:rsidR="00E3550E">
          <w:headerReference w:type="default" r:id="rId8"/>
          <w:footerReference w:type="even" r:id="rId9"/>
          <w:pgSz w:w="11906" w:h="16838"/>
          <w:pgMar w:top="1701" w:right="1418" w:bottom="1418" w:left="1701" w:header="851" w:footer="851" w:gutter="284"/>
          <w:pgNumType w:fmt="upperRoman" w:start="1"/>
          <w:cols w:space="720"/>
          <w:docGrid w:type="linesAndChars" w:linePitch="312"/>
        </w:sectPr>
      </w:pPr>
      <w:r>
        <w:rPr>
          <w:sz w:val="24"/>
        </w:rPr>
        <w:t>Keywords: ElasticSearch; Spark; search; recommendation; store</w:t>
      </w:r>
    </w:p>
    <w:p w14:paraId="60F7F9AC" w14:textId="4CE084FB" w:rsidR="00E3550E" w:rsidRDefault="00E3550E" w:rsidP="00E3550E">
      <w:pPr>
        <w:pStyle w:val="1"/>
        <w:adjustRightInd w:val="0"/>
        <w:snapToGrid w:val="0"/>
        <w:spacing w:beforeLines="200" w:before="624" w:afterLines="200" w:after="624" w:line="288" w:lineRule="auto"/>
        <w:jc w:val="center"/>
      </w:pPr>
      <w:bookmarkStart w:id="30" w:name="_Toc101728910"/>
      <w:r>
        <w:rPr>
          <w:rFonts w:eastAsia="黑体" w:hint="eastAsia"/>
          <w:b w:val="0"/>
          <w:color w:val="000000"/>
          <w:sz w:val="36"/>
          <w:szCs w:val="36"/>
        </w:rPr>
        <w:lastRenderedPageBreak/>
        <w:t>目</w:t>
      </w:r>
      <w:r>
        <w:rPr>
          <w:rFonts w:eastAsia="黑体"/>
          <w:b w:val="0"/>
          <w:color w:val="000000"/>
          <w:sz w:val="36"/>
          <w:szCs w:val="36"/>
        </w:rPr>
        <w:t xml:space="preserve"> </w:t>
      </w:r>
      <w:r>
        <w:rPr>
          <w:rFonts w:eastAsia="黑体" w:hint="eastAsia"/>
          <w:b w:val="0"/>
          <w:color w:val="000000"/>
          <w:sz w:val="36"/>
          <w:szCs w:val="36"/>
        </w:rPr>
        <w:t>录</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30"/>
      <w:r>
        <w:rPr>
          <w:b w:val="0"/>
          <w:color w:val="000000"/>
          <w:sz w:val="36"/>
          <w:szCs w:val="36"/>
        </w:rPr>
        <w:fldChar w:fldCharType="begin" w:fldLock="1"/>
      </w:r>
      <w:r>
        <w:rPr>
          <w:b w:val="0"/>
          <w:color w:val="000000"/>
          <w:sz w:val="36"/>
          <w:szCs w:val="36"/>
        </w:rPr>
        <w:instrText xml:space="preserve"> TOC \o "1-2" \h \z \u </w:instrText>
      </w:r>
      <w:r>
        <w:rPr>
          <w:b w:val="0"/>
          <w:color w:val="000000"/>
          <w:sz w:val="36"/>
          <w:szCs w:val="36"/>
        </w:rPr>
        <w:fldChar w:fldCharType="separate"/>
      </w:r>
    </w:p>
    <w:sdt>
      <w:sdtPr>
        <w:rPr>
          <w:lang w:val="zh-CN"/>
        </w:rPr>
        <w:id w:val="-818498869"/>
        <w:docPartObj>
          <w:docPartGallery w:val="Table of Contents"/>
          <w:docPartUnique/>
        </w:docPartObj>
      </w:sdtPr>
      <w:sdtEndPr>
        <w:rPr>
          <w:b/>
          <w:bCs/>
        </w:rPr>
      </w:sdtEndPr>
      <w:sdtContent>
        <w:p w14:paraId="4524B253" w14:textId="45D27062" w:rsidR="00E3550E" w:rsidRDefault="00E3550E">
          <w:pPr>
            <w:pStyle w:val="TOC1"/>
            <w:tabs>
              <w:tab w:val="right" w:leader="dot" w:pos="8493"/>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01728908" w:history="1">
            <w:r w:rsidRPr="009E242A">
              <w:rPr>
                <w:rStyle w:val="a9"/>
                <w:rFonts w:ascii="黑体" w:eastAsia="黑体" w:hAnsi="黑体"/>
                <w:noProof/>
                <w:kern w:val="44"/>
              </w:rPr>
              <w:t>摘 要</w:t>
            </w:r>
            <w:r>
              <w:rPr>
                <w:noProof/>
                <w:webHidden/>
              </w:rPr>
              <w:tab/>
            </w:r>
            <w:r>
              <w:rPr>
                <w:noProof/>
                <w:webHidden/>
              </w:rPr>
              <w:fldChar w:fldCharType="begin"/>
            </w:r>
            <w:r>
              <w:rPr>
                <w:noProof/>
                <w:webHidden/>
              </w:rPr>
              <w:instrText xml:space="preserve"> PAGEREF _Toc101728908 \h </w:instrText>
            </w:r>
            <w:r>
              <w:rPr>
                <w:noProof/>
                <w:webHidden/>
              </w:rPr>
            </w:r>
            <w:r>
              <w:rPr>
                <w:noProof/>
                <w:webHidden/>
              </w:rPr>
              <w:fldChar w:fldCharType="separate"/>
            </w:r>
            <w:r>
              <w:rPr>
                <w:noProof/>
                <w:webHidden/>
              </w:rPr>
              <w:t>I</w:t>
            </w:r>
            <w:r>
              <w:rPr>
                <w:noProof/>
                <w:webHidden/>
              </w:rPr>
              <w:fldChar w:fldCharType="end"/>
            </w:r>
          </w:hyperlink>
        </w:p>
        <w:p w14:paraId="2BDA042D" w14:textId="254E7A58" w:rsidR="00E3550E" w:rsidRDefault="006A01CC">
          <w:pPr>
            <w:pStyle w:val="TOC1"/>
            <w:tabs>
              <w:tab w:val="right" w:leader="dot" w:pos="8493"/>
            </w:tabs>
            <w:rPr>
              <w:rFonts w:asciiTheme="minorHAnsi" w:eastAsiaTheme="minorEastAsia" w:hAnsiTheme="minorHAnsi" w:cstheme="minorBidi"/>
              <w:noProof/>
              <w:szCs w:val="22"/>
            </w:rPr>
          </w:pPr>
          <w:hyperlink w:anchor="_Toc101728909" w:history="1">
            <w:r w:rsidR="00E3550E" w:rsidRPr="009E242A">
              <w:rPr>
                <w:rStyle w:val="a9"/>
                <w:rFonts w:eastAsia="黑体"/>
                <w:noProof/>
              </w:rPr>
              <w:t>Abstract</w:t>
            </w:r>
            <w:r w:rsidR="00E3550E">
              <w:rPr>
                <w:noProof/>
                <w:webHidden/>
              </w:rPr>
              <w:tab/>
            </w:r>
            <w:r w:rsidR="00E3550E">
              <w:rPr>
                <w:noProof/>
                <w:webHidden/>
              </w:rPr>
              <w:fldChar w:fldCharType="begin"/>
            </w:r>
            <w:r w:rsidR="00E3550E">
              <w:rPr>
                <w:noProof/>
                <w:webHidden/>
              </w:rPr>
              <w:instrText xml:space="preserve"> PAGEREF _Toc101728909 \h </w:instrText>
            </w:r>
            <w:r w:rsidR="00E3550E">
              <w:rPr>
                <w:noProof/>
                <w:webHidden/>
              </w:rPr>
            </w:r>
            <w:r w:rsidR="00E3550E">
              <w:rPr>
                <w:noProof/>
                <w:webHidden/>
              </w:rPr>
              <w:fldChar w:fldCharType="separate"/>
            </w:r>
            <w:r w:rsidR="00E3550E">
              <w:rPr>
                <w:noProof/>
                <w:webHidden/>
              </w:rPr>
              <w:t>II</w:t>
            </w:r>
            <w:r w:rsidR="00E3550E">
              <w:rPr>
                <w:noProof/>
                <w:webHidden/>
              </w:rPr>
              <w:fldChar w:fldCharType="end"/>
            </w:r>
          </w:hyperlink>
        </w:p>
        <w:p w14:paraId="65DF0D02" w14:textId="43E29F65" w:rsidR="00E3550E" w:rsidRDefault="006A01CC">
          <w:pPr>
            <w:pStyle w:val="TOC1"/>
            <w:tabs>
              <w:tab w:val="right" w:leader="dot" w:pos="8493"/>
            </w:tabs>
            <w:rPr>
              <w:rFonts w:asciiTheme="minorHAnsi" w:eastAsiaTheme="minorEastAsia" w:hAnsiTheme="minorHAnsi" w:cstheme="minorBidi"/>
              <w:noProof/>
              <w:szCs w:val="22"/>
            </w:rPr>
          </w:pPr>
          <w:hyperlink w:anchor="_Toc101728910" w:history="1">
            <w:r w:rsidR="00E3550E" w:rsidRPr="009E242A">
              <w:rPr>
                <w:rStyle w:val="a9"/>
                <w:rFonts w:eastAsia="黑体"/>
                <w:noProof/>
              </w:rPr>
              <w:t>目</w:t>
            </w:r>
            <w:r w:rsidR="00E3550E" w:rsidRPr="009E242A">
              <w:rPr>
                <w:rStyle w:val="a9"/>
                <w:rFonts w:eastAsia="黑体"/>
                <w:noProof/>
              </w:rPr>
              <w:t xml:space="preserve"> </w:t>
            </w:r>
            <w:r w:rsidR="00E3550E" w:rsidRPr="009E242A">
              <w:rPr>
                <w:rStyle w:val="a9"/>
                <w:rFonts w:eastAsia="黑体"/>
                <w:noProof/>
              </w:rPr>
              <w:t>录</w:t>
            </w:r>
            <w:r w:rsidR="00E3550E">
              <w:rPr>
                <w:noProof/>
                <w:webHidden/>
              </w:rPr>
              <w:tab/>
            </w:r>
            <w:r w:rsidR="00E3550E">
              <w:rPr>
                <w:noProof/>
                <w:webHidden/>
              </w:rPr>
              <w:fldChar w:fldCharType="begin"/>
            </w:r>
            <w:r w:rsidR="00E3550E">
              <w:rPr>
                <w:noProof/>
                <w:webHidden/>
              </w:rPr>
              <w:instrText xml:space="preserve"> PAGEREF _Toc101728910 \h </w:instrText>
            </w:r>
            <w:r w:rsidR="00E3550E">
              <w:rPr>
                <w:noProof/>
                <w:webHidden/>
              </w:rPr>
            </w:r>
            <w:r w:rsidR="00E3550E">
              <w:rPr>
                <w:noProof/>
                <w:webHidden/>
              </w:rPr>
              <w:fldChar w:fldCharType="separate"/>
            </w:r>
            <w:r w:rsidR="00E3550E">
              <w:rPr>
                <w:noProof/>
                <w:webHidden/>
              </w:rPr>
              <w:t>I</w:t>
            </w:r>
            <w:r w:rsidR="00E3550E">
              <w:rPr>
                <w:noProof/>
                <w:webHidden/>
              </w:rPr>
              <w:fldChar w:fldCharType="end"/>
            </w:r>
          </w:hyperlink>
        </w:p>
        <w:p w14:paraId="3902FDB0" w14:textId="5722DDB6" w:rsidR="00E3550E" w:rsidRDefault="006A01CC">
          <w:pPr>
            <w:pStyle w:val="TOC1"/>
            <w:tabs>
              <w:tab w:val="right" w:leader="dot" w:pos="8493"/>
            </w:tabs>
            <w:rPr>
              <w:rFonts w:asciiTheme="minorHAnsi" w:eastAsiaTheme="minorEastAsia" w:hAnsiTheme="minorHAnsi" w:cstheme="minorBidi"/>
              <w:noProof/>
              <w:szCs w:val="22"/>
            </w:rPr>
          </w:pPr>
          <w:hyperlink w:anchor="_Toc101728911" w:history="1">
            <w:r w:rsidR="00E3550E" w:rsidRPr="009E242A">
              <w:rPr>
                <w:rStyle w:val="a9"/>
                <w:rFonts w:eastAsia="黑体"/>
                <w:noProof/>
              </w:rPr>
              <w:t>第</w:t>
            </w:r>
            <w:r w:rsidR="00E3550E" w:rsidRPr="009E242A">
              <w:rPr>
                <w:rStyle w:val="a9"/>
                <w:rFonts w:eastAsia="黑体"/>
                <w:noProof/>
              </w:rPr>
              <w:t>1</w:t>
            </w:r>
            <w:r w:rsidR="00E3550E" w:rsidRPr="009E242A">
              <w:rPr>
                <w:rStyle w:val="a9"/>
                <w:rFonts w:eastAsia="黑体"/>
                <w:noProof/>
              </w:rPr>
              <w:t>章</w:t>
            </w:r>
            <w:r w:rsidR="00E3550E" w:rsidRPr="009E242A">
              <w:rPr>
                <w:rStyle w:val="a9"/>
                <w:rFonts w:eastAsia="黑体"/>
                <w:noProof/>
              </w:rPr>
              <w:t xml:space="preserve"> </w:t>
            </w:r>
            <w:r w:rsidR="00E3550E" w:rsidRPr="009E242A">
              <w:rPr>
                <w:rStyle w:val="a9"/>
                <w:rFonts w:eastAsia="黑体"/>
                <w:noProof/>
              </w:rPr>
              <w:t>概</w:t>
            </w:r>
            <w:r w:rsidR="00E3550E" w:rsidRPr="009E242A">
              <w:rPr>
                <w:rStyle w:val="a9"/>
                <w:rFonts w:eastAsia="黑体"/>
                <w:noProof/>
              </w:rPr>
              <w:t xml:space="preserve"> </w:t>
            </w:r>
            <w:r w:rsidR="00E3550E" w:rsidRPr="009E242A">
              <w:rPr>
                <w:rStyle w:val="a9"/>
                <w:rFonts w:eastAsia="黑体"/>
                <w:noProof/>
              </w:rPr>
              <w:t>述</w:t>
            </w:r>
            <w:r w:rsidR="00E3550E">
              <w:rPr>
                <w:noProof/>
                <w:webHidden/>
              </w:rPr>
              <w:tab/>
            </w:r>
            <w:r w:rsidR="00E3550E">
              <w:rPr>
                <w:noProof/>
                <w:webHidden/>
              </w:rPr>
              <w:fldChar w:fldCharType="begin"/>
            </w:r>
            <w:r w:rsidR="00E3550E">
              <w:rPr>
                <w:noProof/>
                <w:webHidden/>
              </w:rPr>
              <w:instrText xml:space="preserve"> PAGEREF _Toc101728911 \h </w:instrText>
            </w:r>
            <w:r w:rsidR="00E3550E">
              <w:rPr>
                <w:noProof/>
                <w:webHidden/>
              </w:rPr>
            </w:r>
            <w:r w:rsidR="00E3550E">
              <w:rPr>
                <w:noProof/>
                <w:webHidden/>
              </w:rPr>
              <w:fldChar w:fldCharType="separate"/>
            </w:r>
            <w:r w:rsidR="00E3550E">
              <w:rPr>
                <w:noProof/>
                <w:webHidden/>
              </w:rPr>
              <w:t>1</w:t>
            </w:r>
            <w:r w:rsidR="00E3550E">
              <w:rPr>
                <w:noProof/>
                <w:webHidden/>
              </w:rPr>
              <w:fldChar w:fldCharType="end"/>
            </w:r>
          </w:hyperlink>
        </w:p>
        <w:p w14:paraId="42CB1B5C" w14:textId="048AE701" w:rsidR="00E3550E" w:rsidRDefault="006A01CC">
          <w:pPr>
            <w:pStyle w:val="TOC2"/>
            <w:tabs>
              <w:tab w:val="right" w:leader="dot" w:pos="8493"/>
            </w:tabs>
            <w:rPr>
              <w:rFonts w:asciiTheme="minorHAnsi" w:eastAsiaTheme="minorEastAsia" w:hAnsiTheme="minorHAnsi" w:cstheme="minorBidi"/>
              <w:noProof/>
              <w:szCs w:val="22"/>
            </w:rPr>
          </w:pPr>
          <w:hyperlink w:anchor="_Toc101728912" w:history="1">
            <w:r w:rsidR="00E3550E" w:rsidRPr="009E242A">
              <w:rPr>
                <w:rStyle w:val="a9"/>
                <w:noProof/>
              </w:rPr>
              <w:t>1.1</w:t>
            </w:r>
            <w:r w:rsidR="00E3550E" w:rsidRPr="009E242A">
              <w:rPr>
                <w:rStyle w:val="a9"/>
                <w:noProof/>
              </w:rPr>
              <w:t>系统开发背景和意义</w:t>
            </w:r>
            <w:r w:rsidR="00E3550E">
              <w:rPr>
                <w:noProof/>
                <w:webHidden/>
              </w:rPr>
              <w:tab/>
            </w:r>
            <w:r w:rsidR="00E3550E">
              <w:rPr>
                <w:noProof/>
                <w:webHidden/>
              </w:rPr>
              <w:fldChar w:fldCharType="begin"/>
            </w:r>
            <w:r w:rsidR="00E3550E">
              <w:rPr>
                <w:noProof/>
                <w:webHidden/>
              </w:rPr>
              <w:instrText xml:space="preserve"> PAGEREF _Toc101728912 \h </w:instrText>
            </w:r>
            <w:r w:rsidR="00E3550E">
              <w:rPr>
                <w:noProof/>
                <w:webHidden/>
              </w:rPr>
            </w:r>
            <w:r w:rsidR="00E3550E">
              <w:rPr>
                <w:noProof/>
                <w:webHidden/>
              </w:rPr>
              <w:fldChar w:fldCharType="separate"/>
            </w:r>
            <w:r w:rsidR="00E3550E">
              <w:rPr>
                <w:noProof/>
                <w:webHidden/>
              </w:rPr>
              <w:t>1</w:t>
            </w:r>
            <w:r w:rsidR="00E3550E">
              <w:rPr>
                <w:noProof/>
                <w:webHidden/>
              </w:rPr>
              <w:fldChar w:fldCharType="end"/>
            </w:r>
          </w:hyperlink>
        </w:p>
        <w:p w14:paraId="04E56AC6" w14:textId="47ACF050" w:rsidR="00E3550E" w:rsidRDefault="006A01CC">
          <w:pPr>
            <w:pStyle w:val="TOC2"/>
            <w:tabs>
              <w:tab w:val="right" w:leader="dot" w:pos="8493"/>
            </w:tabs>
            <w:rPr>
              <w:rFonts w:asciiTheme="minorHAnsi" w:eastAsiaTheme="minorEastAsia" w:hAnsiTheme="minorHAnsi" w:cstheme="minorBidi"/>
              <w:noProof/>
              <w:szCs w:val="22"/>
            </w:rPr>
          </w:pPr>
          <w:hyperlink w:anchor="_Toc101728913" w:history="1">
            <w:r w:rsidR="00E3550E" w:rsidRPr="009E242A">
              <w:rPr>
                <w:rStyle w:val="a9"/>
                <w:noProof/>
              </w:rPr>
              <w:t>1.2</w:t>
            </w:r>
            <w:r w:rsidR="00E3550E" w:rsidRPr="009E242A">
              <w:rPr>
                <w:rStyle w:val="a9"/>
                <w:noProof/>
              </w:rPr>
              <w:t>国内外研究现状</w:t>
            </w:r>
            <w:r w:rsidR="00E3550E">
              <w:rPr>
                <w:noProof/>
                <w:webHidden/>
              </w:rPr>
              <w:tab/>
            </w:r>
            <w:r w:rsidR="00E3550E">
              <w:rPr>
                <w:noProof/>
                <w:webHidden/>
              </w:rPr>
              <w:fldChar w:fldCharType="begin"/>
            </w:r>
            <w:r w:rsidR="00E3550E">
              <w:rPr>
                <w:noProof/>
                <w:webHidden/>
              </w:rPr>
              <w:instrText xml:space="preserve"> PAGEREF _Toc101728913 \h </w:instrText>
            </w:r>
            <w:r w:rsidR="00E3550E">
              <w:rPr>
                <w:noProof/>
                <w:webHidden/>
              </w:rPr>
            </w:r>
            <w:r w:rsidR="00E3550E">
              <w:rPr>
                <w:noProof/>
                <w:webHidden/>
              </w:rPr>
              <w:fldChar w:fldCharType="separate"/>
            </w:r>
            <w:r w:rsidR="00E3550E">
              <w:rPr>
                <w:noProof/>
                <w:webHidden/>
              </w:rPr>
              <w:t>1</w:t>
            </w:r>
            <w:r w:rsidR="00E3550E">
              <w:rPr>
                <w:noProof/>
                <w:webHidden/>
              </w:rPr>
              <w:fldChar w:fldCharType="end"/>
            </w:r>
          </w:hyperlink>
        </w:p>
        <w:p w14:paraId="703DD2F1" w14:textId="5AE450B5" w:rsidR="00E3550E" w:rsidRDefault="006A01CC">
          <w:pPr>
            <w:pStyle w:val="TOC3"/>
            <w:tabs>
              <w:tab w:val="right" w:leader="dot" w:pos="8493"/>
            </w:tabs>
            <w:rPr>
              <w:rFonts w:asciiTheme="minorHAnsi" w:eastAsiaTheme="minorEastAsia" w:hAnsiTheme="minorHAnsi" w:cstheme="minorBidi"/>
              <w:noProof/>
              <w:szCs w:val="22"/>
            </w:rPr>
          </w:pPr>
          <w:hyperlink w:anchor="_Toc101728914" w:history="1">
            <w:r w:rsidR="00E3550E" w:rsidRPr="009E242A">
              <w:rPr>
                <w:rStyle w:val="a9"/>
                <w:rFonts w:eastAsia="黑体"/>
                <w:noProof/>
              </w:rPr>
              <w:t xml:space="preserve">1.2.1 </w:t>
            </w:r>
            <w:r w:rsidR="00E3550E" w:rsidRPr="009E242A">
              <w:rPr>
                <w:rStyle w:val="a9"/>
                <w:rFonts w:eastAsia="黑体"/>
                <w:noProof/>
              </w:rPr>
              <w:t>信息获取类软件国内外研究现状</w:t>
            </w:r>
            <w:r w:rsidR="00E3550E">
              <w:rPr>
                <w:noProof/>
                <w:webHidden/>
              </w:rPr>
              <w:tab/>
            </w:r>
            <w:r w:rsidR="00E3550E">
              <w:rPr>
                <w:noProof/>
                <w:webHidden/>
              </w:rPr>
              <w:fldChar w:fldCharType="begin"/>
            </w:r>
            <w:r w:rsidR="00E3550E">
              <w:rPr>
                <w:noProof/>
                <w:webHidden/>
              </w:rPr>
              <w:instrText xml:space="preserve"> PAGEREF _Toc101728914 \h </w:instrText>
            </w:r>
            <w:r w:rsidR="00E3550E">
              <w:rPr>
                <w:noProof/>
                <w:webHidden/>
              </w:rPr>
            </w:r>
            <w:r w:rsidR="00E3550E">
              <w:rPr>
                <w:noProof/>
                <w:webHidden/>
              </w:rPr>
              <w:fldChar w:fldCharType="separate"/>
            </w:r>
            <w:r w:rsidR="00E3550E">
              <w:rPr>
                <w:noProof/>
                <w:webHidden/>
              </w:rPr>
              <w:t>1</w:t>
            </w:r>
            <w:r w:rsidR="00E3550E">
              <w:rPr>
                <w:noProof/>
                <w:webHidden/>
              </w:rPr>
              <w:fldChar w:fldCharType="end"/>
            </w:r>
          </w:hyperlink>
        </w:p>
        <w:p w14:paraId="0ED25D6B" w14:textId="454FA10B" w:rsidR="00E3550E" w:rsidRDefault="006A01CC">
          <w:pPr>
            <w:pStyle w:val="TOC3"/>
            <w:tabs>
              <w:tab w:val="right" w:leader="dot" w:pos="8493"/>
            </w:tabs>
            <w:rPr>
              <w:rFonts w:asciiTheme="minorHAnsi" w:eastAsiaTheme="minorEastAsia" w:hAnsiTheme="minorHAnsi" w:cstheme="minorBidi"/>
              <w:noProof/>
              <w:szCs w:val="22"/>
            </w:rPr>
          </w:pPr>
          <w:hyperlink w:anchor="_Toc101728915" w:history="1">
            <w:r w:rsidR="00E3550E" w:rsidRPr="009E242A">
              <w:rPr>
                <w:rStyle w:val="a9"/>
                <w:rFonts w:eastAsia="黑体"/>
                <w:noProof/>
              </w:rPr>
              <w:t xml:space="preserve">1.2.1 </w:t>
            </w:r>
            <w:r w:rsidR="00E3550E" w:rsidRPr="009E242A">
              <w:rPr>
                <w:rStyle w:val="a9"/>
                <w:rFonts w:eastAsia="黑体"/>
                <w:noProof/>
              </w:rPr>
              <w:t>推荐系统国内外研究现状</w:t>
            </w:r>
            <w:r w:rsidR="00E3550E">
              <w:rPr>
                <w:noProof/>
                <w:webHidden/>
              </w:rPr>
              <w:tab/>
            </w:r>
            <w:r w:rsidR="00E3550E">
              <w:rPr>
                <w:noProof/>
                <w:webHidden/>
              </w:rPr>
              <w:fldChar w:fldCharType="begin"/>
            </w:r>
            <w:r w:rsidR="00E3550E">
              <w:rPr>
                <w:noProof/>
                <w:webHidden/>
              </w:rPr>
              <w:instrText xml:space="preserve"> PAGEREF _Toc101728915 \h </w:instrText>
            </w:r>
            <w:r w:rsidR="00E3550E">
              <w:rPr>
                <w:noProof/>
                <w:webHidden/>
              </w:rPr>
            </w:r>
            <w:r w:rsidR="00E3550E">
              <w:rPr>
                <w:noProof/>
                <w:webHidden/>
              </w:rPr>
              <w:fldChar w:fldCharType="separate"/>
            </w:r>
            <w:r w:rsidR="00E3550E">
              <w:rPr>
                <w:noProof/>
                <w:webHidden/>
              </w:rPr>
              <w:t>2</w:t>
            </w:r>
            <w:r w:rsidR="00E3550E">
              <w:rPr>
                <w:noProof/>
                <w:webHidden/>
              </w:rPr>
              <w:fldChar w:fldCharType="end"/>
            </w:r>
          </w:hyperlink>
        </w:p>
        <w:p w14:paraId="37567AB5" w14:textId="7EEA7DE9" w:rsidR="00E3550E" w:rsidRDefault="006A01CC">
          <w:pPr>
            <w:pStyle w:val="TOC2"/>
            <w:tabs>
              <w:tab w:val="right" w:leader="dot" w:pos="8493"/>
            </w:tabs>
            <w:rPr>
              <w:rFonts w:asciiTheme="minorHAnsi" w:eastAsiaTheme="minorEastAsia" w:hAnsiTheme="minorHAnsi" w:cstheme="minorBidi"/>
              <w:noProof/>
              <w:szCs w:val="22"/>
            </w:rPr>
          </w:pPr>
          <w:hyperlink w:anchor="_Toc101728916" w:history="1">
            <w:r w:rsidR="00E3550E" w:rsidRPr="009E242A">
              <w:rPr>
                <w:rStyle w:val="a9"/>
                <w:noProof/>
              </w:rPr>
              <w:t xml:space="preserve">1.3 </w:t>
            </w:r>
            <w:r w:rsidR="00E3550E" w:rsidRPr="009E242A">
              <w:rPr>
                <w:rStyle w:val="a9"/>
                <w:noProof/>
              </w:rPr>
              <w:t>本文组织架构</w:t>
            </w:r>
            <w:r w:rsidR="00E3550E">
              <w:rPr>
                <w:noProof/>
                <w:webHidden/>
              </w:rPr>
              <w:tab/>
            </w:r>
            <w:r w:rsidR="00E3550E">
              <w:rPr>
                <w:noProof/>
                <w:webHidden/>
              </w:rPr>
              <w:fldChar w:fldCharType="begin"/>
            </w:r>
            <w:r w:rsidR="00E3550E">
              <w:rPr>
                <w:noProof/>
                <w:webHidden/>
              </w:rPr>
              <w:instrText xml:space="preserve"> PAGEREF _Toc101728916 \h </w:instrText>
            </w:r>
            <w:r w:rsidR="00E3550E">
              <w:rPr>
                <w:noProof/>
                <w:webHidden/>
              </w:rPr>
            </w:r>
            <w:r w:rsidR="00E3550E">
              <w:rPr>
                <w:noProof/>
                <w:webHidden/>
              </w:rPr>
              <w:fldChar w:fldCharType="separate"/>
            </w:r>
            <w:r w:rsidR="00E3550E">
              <w:rPr>
                <w:noProof/>
                <w:webHidden/>
              </w:rPr>
              <w:t>3</w:t>
            </w:r>
            <w:r w:rsidR="00E3550E">
              <w:rPr>
                <w:noProof/>
                <w:webHidden/>
              </w:rPr>
              <w:fldChar w:fldCharType="end"/>
            </w:r>
          </w:hyperlink>
        </w:p>
        <w:p w14:paraId="0BAE4B5F" w14:textId="3466E3B0" w:rsidR="00E3550E" w:rsidRDefault="006A01CC">
          <w:pPr>
            <w:pStyle w:val="TOC1"/>
            <w:tabs>
              <w:tab w:val="right" w:leader="dot" w:pos="8493"/>
            </w:tabs>
            <w:rPr>
              <w:rFonts w:asciiTheme="minorHAnsi" w:eastAsiaTheme="minorEastAsia" w:hAnsiTheme="minorHAnsi" w:cstheme="minorBidi"/>
              <w:noProof/>
              <w:szCs w:val="22"/>
            </w:rPr>
          </w:pPr>
          <w:hyperlink w:anchor="_Toc101728917" w:history="1">
            <w:r w:rsidR="00E3550E" w:rsidRPr="009E242A">
              <w:rPr>
                <w:rStyle w:val="a9"/>
                <w:rFonts w:eastAsia="黑体"/>
                <w:noProof/>
              </w:rPr>
              <w:t>第</w:t>
            </w:r>
            <w:r w:rsidR="00E3550E" w:rsidRPr="009E242A">
              <w:rPr>
                <w:rStyle w:val="a9"/>
                <w:rFonts w:eastAsia="黑体"/>
                <w:noProof/>
              </w:rPr>
              <w:t>2</w:t>
            </w:r>
            <w:r w:rsidR="00E3550E" w:rsidRPr="009E242A">
              <w:rPr>
                <w:rStyle w:val="a9"/>
                <w:rFonts w:eastAsia="黑体"/>
                <w:noProof/>
              </w:rPr>
              <w:t>章</w:t>
            </w:r>
            <w:r w:rsidR="00E3550E" w:rsidRPr="009E242A">
              <w:rPr>
                <w:rStyle w:val="a9"/>
                <w:rFonts w:eastAsia="黑体"/>
                <w:noProof/>
              </w:rPr>
              <w:t xml:space="preserve"> </w:t>
            </w:r>
            <w:r w:rsidR="00E3550E" w:rsidRPr="009E242A">
              <w:rPr>
                <w:rStyle w:val="a9"/>
                <w:rFonts w:eastAsia="黑体"/>
                <w:noProof/>
              </w:rPr>
              <w:t>开发工具和相关技术</w:t>
            </w:r>
            <w:r w:rsidR="00E3550E">
              <w:rPr>
                <w:noProof/>
                <w:webHidden/>
              </w:rPr>
              <w:tab/>
            </w:r>
            <w:r w:rsidR="00E3550E">
              <w:rPr>
                <w:noProof/>
                <w:webHidden/>
              </w:rPr>
              <w:fldChar w:fldCharType="begin"/>
            </w:r>
            <w:r w:rsidR="00E3550E">
              <w:rPr>
                <w:noProof/>
                <w:webHidden/>
              </w:rPr>
              <w:instrText xml:space="preserve"> PAGEREF _Toc101728917 \h </w:instrText>
            </w:r>
            <w:r w:rsidR="00E3550E">
              <w:rPr>
                <w:noProof/>
                <w:webHidden/>
              </w:rPr>
            </w:r>
            <w:r w:rsidR="00E3550E">
              <w:rPr>
                <w:noProof/>
                <w:webHidden/>
              </w:rPr>
              <w:fldChar w:fldCharType="separate"/>
            </w:r>
            <w:r w:rsidR="00E3550E">
              <w:rPr>
                <w:noProof/>
                <w:webHidden/>
              </w:rPr>
              <w:t>4</w:t>
            </w:r>
            <w:r w:rsidR="00E3550E">
              <w:rPr>
                <w:noProof/>
                <w:webHidden/>
              </w:rPr>
              <w:fldChar w:fldCharType="end"/>
            </w:r>
          </w:hyperlink>
        </w:p>
        <w:p w14:paraId="388E3848" w14:textId="54EDF1FD" w:rsidR="00E3550E" w:rsidRDefault="006A01CC">
          <w:pPr>
            <w:pStyle w:val="TOC2"/>
            <w:tabs>
              <w:tab w:val="right" w:leader="dot" w:pos="8493"/>
            </w:tabs>
            <w:rPr>
              <w:rFonts w:asciiTheme="minorHAnsi" w:eastAsiaTheme="minorEastAsia" w:hAnsiTheme="minorHAnsi" w:cstheme="minorBidi"/>
              <w:noProof/>
              <w:szCs w:val="22"/>
            </w:rPr>
          </w:pPr>
          <w:hyperlink w:anchor="_Toc101728918" w:history="1">
            <w:r w:rsidR="00E3550E" w:rsidRPr="009E242A">
              <w:rPr>
                <w:rStyle w:val="a9"/>
                <w:noProof/>
              </w:rPr>
              <w:t xml:space="preserve">·2.1 </w:t>
            </w:r>
            <w:r w:rsidR="00E3550E" w:rsidRPr="009E242A">
              <w:rPr>
                <w:rStyle w:val="a9"/>
                <w:noProof/>
              </w:rPr>
              <w:t>基于</w:t>
            </w:r>
            <w:r w:rsidR="00E3550E" w:rsidRPr="009E242A">
              <w:rPr>
                <w:rStyle w:val="a9"/>
                <w:noProof/>
              </w:rPr>
              <w:t>Python</w:t>
            </w:r>
            <w:r w:rsidR="00E3550E" w:rsidRPr="009E242A">
              <w:rPr>
                <w:rStyle w:val="a9"/>
                <w:noProof/>
              </w:rPr>
              <w:t>的</w:t>
            </w:r>
            <w:r w:rsidR="00E3550E" w:rsidRPr="009E242A">
              <w:rPr>
                <w:rStyle w:val="a9"/>
                <w:noProof/>
              </w:rPr>
              <w:t>Web</w:t>
            </w:r>
            <w:r w:rsidR="00E3550E" w:rsidRPr="009E242A">
              <w:rPr>
                <w:rStyle w:val="a9"/>
                <w:noProof/>
              </w:rPr>
              <w:t>框架</w:t>
            </w:r>
            <w:r w:rsidR="00E3550E" w:rsidRPr="009E242A">
              <w:rPr>
                <w:rStyle w:val="a9"/>
                <w:noProof/>
              </w:rPr>
              <w:t>Django</w:t>
            </w:r>
            <w:r w:rsidR="00E3550E">
              <w:rPr>
                <w:noProof/>
                <w:webHidden/>
              </w:rPr>
              <w:tab/>
            </w:r>
            <w:r w:rsidR="00E3550E">
              <w:rPr>
                <w:noProof/>
                <w:webHidden/>
              </w:rPr>
              <w:fldChar w:fldCharType="begin"/>
            </w:r>
            <w:r w:rsidR="00E3550E">
              <w:rPr>
                <w:noProof/>
                <w:webHidden/>
              </w:rPr>
              <w:instrText xml:space="preserve"> PAGEREF _Toc101728918 \h </w:instrText>
            </w:r>
            <w:r w:rsidR="00E3550E">
              <w:rPr>
                <w:noProof/>
                <w:webHidden/>
              </w:rPr>
            </w:r>
            <w:r w:rsidR="00E3550E">
              <w:rPr>
                <w:noProof/>
                <w:webHidden/>
              </w:rPr>
              <w:fldChar w:fldCharType="separate"/>
            </w:r>
            <w:r w:rsidR="00E3550E">
              <w:rPr>
                <w:noProof/>
                <w:webHidden/>
              </w:rPr>
              <w:t>4</w:t>
            </w:r>
            <w:r w:rsidR="00E3550E">
              <w:rPr>
                <w:noProof/>
                <w:webHidden/>
              </w:rPr>
              <w:fldChar w:fldCharType="end"/>
            </w:r>
          </w:hyperlink>
        </w:p>
        <w:p w14:paraId="4311E18C" w14:textId="3509FD65" w:rsidR="00E3550E" w:rsidRDefault="006A01CC">
          <w:pPr>
            <w:pStyle w:val="TOC2"/>
            <w:tabs>
              <w:tab w:val="right" w:leader="dot" w:pos="8493"/>
            </w:tabs>
            <w:rPr>
              <w:rFonts w:asciiTheme="minorHAnsi" w:eastAsiaTheme="minorEastAsia" w:hAnsiTheme="minorHAnsi" w:cstheme="minorBidi"/>
              <w:noProof/>
              <w:szCs w:val="22"/>
            </w:rPr>
          </w:pPr>
          <w:hyperlink w:anchor="_Toc101728919" w:history="1">
            <w:r w:rsidR="00E3550E" w:rsidRPr="009E242A">
              <w:rPr>
                <w:rStyle w:val="a9"/>
                <w:noProof/>
              </w:rPr>
              <w:t>2.2 DRF</w:t>
            </w:r>
            <w:r w:rsidR="00E3550E" w:rsidRPr="009E242A">
              <w:rPr>
                <w:rStyle w:val="a9"/>
                <w:noProof/>
              </w:rPr>
              <w:t>框架</w:t>
            </w:r>
            <w:r w:rsidR="00E3550E" w:rsidRPr="009E242A">
              <w:rPr>
                <w:rStyle w:val="a9"/>
                <w:noProof/>
              </w:rPr>
              <w:t>https://cloud.tencent.com/developer/article/1493264</w:t>
            </w:r>
            <w:r w:rsidR="00E3550E">
              <w:rPr>
                <w:noProof/>
                <w:webHidden/>
              </w:rPr>
              <w:tab/>
            </w:r>
            <w:r w:rsidR="00E3550E">
              <w:rPr>
                <w:noProof/>
                <w:webHidden/>
              </w:rPr>
              <w:fldChar w:fldCharType="begin"/>
            </w:r>
            <w:r w:rsidR="00E3550E">
              <w:rPr>
                <w:noProof/>
                <w:webHidden/>
              </w:rPr>
              <w:instrText xml:space="preserve"> PAGEREF _Toc101728919 \h </w:instrText>
            </w:r>
            <w:r w:rsidR="00E3550E">
              <w:rPr>
                <w:noProof/>
                <w:webHidden/>
              </w:rPr>
            </w:r>
            <w:r w:rsidR="00E3550E">
              <w:rPr>
                <w:noProof/>
                <w:webHidden/>
              </w:rPr>
              <w:fldChar w:fldCharType="separate"/>
            </w:r>
            <w:r w:rsidR="00E3550E">
              <w:rPr>
                <w:noProof/>
                <w:webHidden/>
              </w:rPr>
              <w:t>5</w:t>
            </w:r>
            <w:r w:rsidR="00E3550E">
              <w:rPr>
                <w:noProof/>
                <w:webHidden/>
              </w:rPr>
              <w:fldChar w:fldCharType="end"/>
            </w:r>
          </w:hyperlink>
        </w:p>
        <w:p w14:paraId="200684F6" w14:textId="66EF45D7" w:rsidR="00E3550E" w:rsidRDefault="006A01CC">
          <w:pPr>
            <w:pStyle w:val="TOC2"/>
            <w:tabs>
              <w:tab w:val="right" w:leader="dot" w:pos="8493"/>
            </w:tabs>
            <w:rPr>
              <w:rFonts w:asciiTheme="minorHAnsi" w:eastAsiaTheme="minorEastAsia" w:hAnsiTheme="minorHAnsi" w:cstheme="minorBidi"/>
              <w:noProof/>
              <w:szCs w:val="22"/>
            </w:rPr>
          </w:pPr>
          <w:hyperlink w:anchor="_Toc101728920" w:history="1">
            <w:r w:rsidR="00E3550E" w:rsidRPr="009E242A">
              <w:rPr>
                <w:rStyle w:val="a9"/>
                <w:noProof/>
              </w:rPr>
              <w:t>2.3 Vue.js</w:t>
            </w:r>
            <w:r w:rsidR="00E3550E">
              <w:rPr>
                <w:noProof/>
                <w:webHidden/>
              </w:rPr>
              <w:tab/>
            </w:r>
            <w:r w:rsidR="00E3550E">
              <w:rPr>
                <w:noProof/>
                <w:webHidden/>
              </w:rPr>
              <w:fldChar w:fldCharType="begin"/>
            </w:r>
            <w:r w:rsidR="00E3550E">
              <w:rPr>
                <w:noProof/>
                <w:webHidden/>
              </w:rPr>
              <w:instrText xml:space="preserve"> PAGEREF _Toc101728920 \h </w:instrText>
            </w:r>
            <w:r w:rsidR="00E3550E">
              <w:rPr>
                <w:noProof/>
                <w:webHidden/>
              </w:rPr>
            </w:r>
            <w:r w:rsidR="00E3550E">
              <w:rPr>
                <w:noProof/>
                <w:webHidden/>
              </w:rPr>
              <w:fldChar w:fldCharType="separate"/>
            </w:r>
            <w:r w:rsidR="00E3550E">
              <w:rPr>
                <w:noProof/>
                <w:webHidden/>
              </w:rPr>
              <w:t>6</w:t>
            </w:r>
            <w:r w:rsidR="00E3550E">
              <w:rPr>
                <w:noProof/>
                <w:webHidden/>
              </w:rPr>
              <w:fldChar w:fldCharType="end"/>
            </w:r>
          </w:hyperlink>
        </w:p>
        <w:p w14:paraId="3527A7B0" w14:textId="2C457593" w:rsidR="00E3550E" w:rsidRDefault="006A01CC">
          <w:pPr>
            <w:pStyle w:val="TOC2"/>
            <w:tabs>
              <w:tab w:val="right" w:leader="dot" w:pos="8493"/>
            </w:tabs>
            <w:rPr>
              <w:rFonts w:asciiTheme="minorHAnsi" w:eastAsiaTheme="minorEastAsia" w:hAnsiTheme="minorHAnsi" w:cstheme="minorBidi"/>
              <w:noProof/>
              <w:szCs w:val="22"/>
            </w:rPr>
          </w:pPr>
          <w:hyperlink w:anchor="_Toc101728921" w:history="1">
            <w:r w:rsidR="00E3550E" w:rsidRPr="009E242A">
              <w:rPr>
                <w:rStyle w:val="a9"/>
                <w:noProof/>
              </w:rPr>
              <w:t>2.4 Element-UI</w:t>
            </w:r>
            <w:r w:rsidR="00E3550E">
              <w:rPr>
                <w:noProof/>
                <w:webHidden/>
              </w:rPr>
              <w:tab/>
            </w:r>
            <w:r w:rsidR="00E3550E">
              <w:rPr>
                <w:noProof/>
                <w:webHidden/>
              </w:rPr>
              <w:fldChar w:fldCharType="begin"/>
            </w:r>
            <w:r w:rsidR="00E3550E">
              <w:rPr>
                <w:noProof/>
                <w:webHidden/>
              </w:rPr>
              <w:instrText xml:space="preserve"> PAGEREF _Toc101728921 \h </w:instrText>
            </w:r>
            <w:r w:rsidR="00E3550E">
              <w:rPr>
                <w:noProof/>
                <w:webHidden/>
              </w:rPr>
            </w:r>
            <w:r w:rsidR="00E3550E">
              <w:rPr>
                <w:noProof/>
                <w:webHidden/>
              </w:rPr>
              <w:fldChar w:fldCharType="separate"/>
            </w:r>
            <w:r w:rsidR="00E3550E">
              <w:rPr>
                <w:noProof/>
                <w:webHidden/>
              </w:rPr>
              <w:t>7</w:t>
            </w:r>
            <w:r w:rsidR="00E3550E">
              <w:rPr>
                <w:noProof/>
                <w:webHidden/>
              </w:rPr>
              <w:fldChar w:fldCharType="end"/>
            </w:r>
          </w:hyperlink>
        </w:p>
        <w:p w14:paraId="4D58C801" w14:textId="6D2279C7" w:rsidR="00E3550E" w:rsidRDefault="006A01CC">
          <w:pPr>
            <w:pStyle w:val="TOC2"/>
            <w:tabs>
              <w:tab w:val="right" w:leader="dot" w:pos="8493"/>
            </w:tabs>
            <w:rPr>
              <w:rFonts w:asciiTheme="minorHAnsi" w:eastAsiaTheme="minorEastAsia" w:hAnsiTheme="minorHAnsi" w:cstheme="minorBidi"/>
              <w:noProof/>
              <w:szCs w:val="22"/>
            </w:rPr>
          </w:pPr>
          <w:hyperlink w:anchor="_Toc101728922" w:history="1">
            <w:r w:rsidR="00E3550E" w:rsidRPr="009E242A">
              <w:rPr>
                <w:rStyle w:val="a9"/>
                <w:noProof/>
              </w:rPr>
              <w:t>2.5 Apache Echarts</w:t>
            </w:r>
            <w:r w:rsidR="00E3550E">
              <w:rPr>
                <w:noProof/>
                <w:webHidden/>
              </w:rPr>
              <w:tab/>
            </w:r>
            <w:r w:rsidR="00E3550E">
              <w:rPr>
                <w:noProof/>
                <w:webHidden/>
              </w:rPr>
              <w:fldChar w:fldCharType="begin"/>
            </w:r>
            <w:r w:rsidR="00E3550E">
              <w:rPr>
                <w:noProof/>
                <w:webHidden/>
              </w:rPr>
              <w:instrText xml:space="preserve"> PAGEREF _Toc101728922 \h </w:instrText>
            </w:r>
            <w:r w:rsidR="00E3550E">
              <w:rPr>
                <w:noProof/>
                <w:webHidden/>
              </w:rPr>
            </w:r>
            <w:r w:rsidR="00E3550E">
              <w:rPr>
                <w:noProof/>
                <w:webHidden/>
              </w:rPr>
              <w:fldChar w:fldCharType="separate"/>
            </w:r>
            <w:r w:rsidR="00E3550E">
              <w:rPr>
                <w:noProof/>
                <w:webHidden/>
              </w:rPr>
              <w:t>7</w:t>
            </w:r>
            <w:r w:rsidR="00E3550E">
              <w:rPr>
                <w:noProof/>
                <w:webHidden/>
              </w:rPr>
              <w:fldChar w:fldCharType="end"/>
            </w:r>
          </w:hyperlink>
        </w:p>
        <w:p w14:paraId="61FDA9A0" w14:textId="31D0EC15" w:rsidR="00E3550E" w:rsidRDefault="006A01CC">
          <w:pPr>
            <w:pStyle w:val="TOC2"/>
            <w:tabs>
              <w:tab w:val="right" w:leader="dot" w:pos="8493"/>
            </w:tabs>
            <w:rPr>
              <w:rFonts w:asciiTheme="minorHAnsi" w:eastAsiaTheme="minorEastAsia" w:hAnsiTheme="minorHAnsi" w:cstheme="minorBidi"/>
              <w:noProof/>
              <w:szCs w:val="22"/>
            </w:rPr>
          </w:pPr>
          <w:hyperlink w:anchor="_Toc101728923" w:history="1">
            <w:r w:rsidR="00E3550E" w:rsidRPr="009E242A">
              <w:rPr>
                <w:rStyle w:val="a9"/>
                <w:rFonts w:eastAsia="黑体"/>
                <w:bCs/>
                <w:noProof/>
                <w:kern w:val="0"/>
              </w:rPr>
              <w:t xml:space="preserve">2.7 </w:t>
            </w:r>
            <w:r w:rsidR="00E3550E" w:rsidRPr="009E242A">
              <w:rPr>
                <w:rStyle w:val="a9"/>
                <w:rFonts w:eastAsia="黑体"/>
                <w:bCs/>
                <w:noProof/>
                <w:kern w:val="0"/>
              </w:rPr>
              <w:t>本章小结</w:t>
            </w:r>
            <w:r w:rsidR="00E3550E">
              <w:rPr>
                <w:noProof/>
                <w:webHidden/>
              </w:rPr>
              <w:tab/>
            </w:r>
            <w:r w:rsidR="00E3550E">
              <w:rPr>
                <w:noProof/>
                <w:webHidden/>
              </w:rPr>
              <w:fldChar w:fldCharType="begin"/>
            </w:r>
            <w:r w:rsidR="00E3550E">
              <w:rPr>
                <w:noProof/>
                <w:webHidden/>
              </w:rPr>
              <w:instrText xml:space="preserve"> PAGEREF _Toc101728923 \h </w:instrText>
            </w:r>
            <w:r w:rsidR="00E3550E">
              <w:rPr>
                <w:noProof/>
                <w:webHidden/>
              </w:rPr>
            </w:r>
            <w:r w:rsidR="00E3550E">
              <w:rPr>
                <w:noProof/>
                <w:webHidden/>
              </w:rPr>
              <w:fldChar w:fldCharType="separate"/>
            </w:r>
            <w:r w:rsidR="00E3550E">
              <w:rPr>
                <w:noProof/>
                <w:webHidden/>
              </w:rPr>
              <w:t>9</w:t>
            </w:r>
            <w:r w:rsidR="00E3550E">
              <w:rPr>
                <w:noProof/>
                <w:webHidden/>
              </w:rPr>
              <w:fldChar w:fldCharType="end"/>
            </w:r>
          </w:hyperlink>
        </w:p>
        <w:p w14:paraId="5B61421B" w14:textId="5F22979A" w:rsidR="00E3550E" w:rsidRDefault="006A01CC">
          <w:pPr>
            <w:pStyle w:val="TOC1"/>
            <w:tabs>
              <w:tab w:val="right" w:leader="dot" w:pos="8493"/>
            </w:tabs>
            <w:rPr>
              <w:rFonts w:asciiTheme="minorHAnsi" w:eastAsiaTheme="minorEastAsia" w:hAnsiTheme="minorHAnsi" w:cstheme="minorBidi"/>
              <w:noProof/>
              <w:szCs w:val="22"/>
            </w:rPr>
          </w:pPr>
          <w:hyperlink w:anchor="_Toc101728924" w:history="1">
            <w:r w:rsidR="00E3550E" w:rsidRPr="009E242A">
              <w:rPr>
                <w:rStyle w:val="a9"/>
                <w:rFonts w:eastAsia="黑体"/>
                <w:noProof/>
              </w:rPr>
              <w:t>第</w:t>
            </w:r>
            <w:r w:rsidR="00E3550E" w:rsidRPr="009E242A">
              <w:rPr>
                <w:rStyle w:val="a9"/>
                <w:rFonts w:eastAsia="黑体"/>
                <w:noProof/>
              </w:rPr>
              <w:t>3</w:t>
            </w:r>
            <w:r w:rsidR="00E3550E" w:rsidRPr="009E242A">
              <w:rPr>
                <w:rStyle w:val="a9"/>
                <w:rFonts w:eastAsia="黑体"/>
                <w:noProof/>
              </w:rPr>
              <w:t>章</w:t>
            </w:r>
            <w:r w:rsidR="00E3550E" w:rsidRPr="009E242A">
              <w:rPr>
                <w:rStyle w:val="a9"/>
                <w:rFonts w:eastAsia="黑体"/>
                <w:noProof/>
              </w:rPr>
              <w:t xml:space="preserve"> </w:t>
            </w:r>
            <w:r w:rsidR="00E3550E" w:rsidRPr="009E242A">
              <w:rPr>
                <w:rStyle w:val="a9"/>
                <w:rFonts w:eastAsia="黑体"/>
                <w:noProof/>
              </w:rPr>
              <w:t>可行性研究及需求分析</w:t>
            </w:r>
            <w:r w:rsidR="00E3550E">
              <w:rPr>
                <w:noProof/>
                <w:webHidden/>
              </w:rPr>
              <w:tab/>
            </w:r>
            <w:r w:rsidR="00E3550E">
              <w:rPr>
                <w:noProof/>
                <w:webHidden/>
              </w:rPr>
              <w:fldChar w:fldCharType="begin"/>
            </w:r>
            <w:r w:rsidR="00E3550E">
              <w:rPr>
                <w:noProof/>
                <w:webHidden/>
              </w:rPr>
              <w:instrText xml:space="preserve"> PAGEREF _Toc101728924 \h </w:instrText>
            </w:r>
            <w:r w:rsidR="00E3550E">
              <w:rPr>
                <w:noProof/>
                <w:webHidden/>
              </w:rPr>
            </w:r>
            <w:r w:rsidR="00E3550E">
              <w:rPr>
                <w:noProof/>
                <w:webHidden/>
              </w:rPr>
              <w:fldChar w:fldCharType="separate"/>
            </w:r>
            <w:r w:rsidR="00E3550E">
              <w:rPr>
                <w:noProof/>
                <w:webHidden/>
              </w:rPr>
              <w:t>10</w:t>
            </w:r>
            <w:r w:rsidR="00E3550E">
              <w:rPr>
                <w:noProof/>
                <w:webHidden/>
              </w:rPr>
              <w:fldChar w:fldCharType="end"/>
            </w:r>
          </w:hyperlink>
        </w:p>
        <w:p w14:paraId="3D31DDA0" w14:textId="491FD93B" w:rsidR="00E3550E" w:rsidRDefault="006A01CC">
          <w:pPr>
            <w:pStyle w:val="TOC2"/>
            <w:tabs>
              <w:tab w:val="right" w:leader="dot" w:pos="8493"/>
            </w:tabs>
            <w:rPr>
              <w:rFonts w:asciiTheme="minorHAnsi" w:eastAsiaTheme="minorEastAsia" w:hAnsiTheme="minorHAnsi" w:cstheme="minorBidi"/>
              <w:noProof/>
              <w:szCs w:val="22"/>
            </w:rPr>
          </w:pPr>
          <w:hyperlink w:anchor="_Toc101728925" w:history="1">
            <w:r w:rsidR="00E3550E" w:rsidRPr="009E242A">
              <w:rPr>
                <w:rStyle w:val="a9"/>
                <w:noProof/>
              </w:rPr>
              <w:t xml:space="preserve">3.1 </w:t>
            </w:r>
            <w:r w:rsidR="00E3550E" w:rsidRPr="009E242A">
              <w:rPr>
                <w:rStyle w:val="a9"/>
                <w:noProof/>
              </w:rPr>
              <w:t>可行性研究</w:t>
            </w:r>
            <w:r w:rsidR="00E3550E">
              <w:rPr>
                <w:noProof/>
                <w:webHidden/>
              </w:rPr>
              <w:tab/>
            </w:r>
            <w:r w:rsidR="00E3550E">
              <w:rPr>
                <w:noProof/>
                <w:webHidden/>
              </w:rPr>
              <w:fldChar w:fldCharType="begin"/>
            </w:r>
            <w:r w:rsidR="00E3550E">
              <w:rPr>
                <w:noProof/>
                <w:webHidden/>
              </w:rPr>
              <w:instrText xml:space="preserve"> PAGEREF _Toc101728925 \h </w:instrText>
            </w:r>
            <w:r w:rsidR="00E3550E">
              <w:rPr>
                <w:noProof/>
                <w:webHidden/>
              </w:rPr>
            </w:r>
            <w:r w:rsidR="00E3550E">
              <w:rPr>
                <w:noProof/>
                <w:webHidden/>
              </w:rPr>
              <w:fldChar w:fldCharType="separate"/>
            </w:r>
            <w:r w:rsidR="00E3550E">
              <w:rPr>
                <w:noProof/>
                <w:webHidden/>
              </w:rPr>
              <w:t>10</w:t>
            </w:r>
            <w:r w:rsidR="00E3550E">
              <w:rPr>
                <w:noProof/>
                <w:webHidden/>
              </w:rPr>
              <w:fldChar w:fldCharType="end"/>
            </w:r>
          </w:hyperlink>
        </w:p>
        <w:p w14:paraId="3D101878" w14:textId="31807170" w:rsidR="00E3550E" w:rsidRDefault="006A01CC">
          <w:pPr>
            <w:pStyle w:val="TOC3"/>
            <w:tabs>
              <w:tab w:val="right" w:leader="dot" w:pos="8493"/>
            </w:tabs>
            <w:rPr>
              <w:rFonts w:asciiTheme="minorHAnsi" w:eastAsiaTheme="minorEastAsia" w:hAnsiTheme="minorHAnsi" w:cstheme="minorBidi"/>
              <w:noProof/>
              <w:szCs w:val="22"/>
            </w:rPr>
          </w:pPr>
          <w:hyperlink w:anchor="_Toc101728926" w:history="1">
            <w:r w:rsidR="00E3550E" w:rsidRPr="009E242A">
              <w:rPr>
                <w:rStyle w:val="a9"/>
                <w:rFonts w:eastAsia="黑体"/>
                <w:noProof/>
              </w:rPr>
              <w:t xml:space="preserve">3.1.1 </w:t>
            </w:r>
            <w:r w:rsidR="00E3550E" w:rsidRPr="009E242A">
              <w:rPr>
                <w:rStyle w:val="a9"/>
                <w:rFonts w:eastAsia="黑体"/>
                <w:noProof/>
              </w:rPr>
              <w:t>社会可行性</w:t>
            </w:r>
            <w:r w:rsidR="00E3550E">
              <w:rPr>
                <w:noProof/>
                <w:webHidden/>
              </w:rPr>
              <w:tab/>
            </w:r>
            <w:r w:rsidR="00E3550E">
              <w:rPr>
                <w:noProof/>
                <w:webHidden/>
              </w:rPr>
              <w:fldChar w:fldCharType="begin"/>
            </w:r>
            <w:r w:rsidR="00E3550E">
              <w:rPr>
                <w:noProof/>
                <w:webHidden/>
              </w:rPr>
              <w:instrText xml:space="preserve"> PAGEREF _Toc101728926 \h </w:instrText>
            </w:r>
            <w:r w:rsidR="00E3550E">
              <w:rPr>
                <w:noProof/>
                <w:webHidden/>
              </w:rPr>
            </w:r>
            <w:r w:rsidR="00E3550E">
              <w:rPr>
                <w:noProof/>
                <w:webHidden/>
              </w:rPr>
              <w:fldChar w:fldCharType="separate"/>
            </w:r>
            <w:r w:rsidR="00E3550E">
              <w:rPr>
                <w:noProof/>
                <w:webHidden/>
              </w:rPr>
              <w:t>10</w:t>
            </w:r>
            <w:r w:rsidR="00E3550E">
              <w:rPr>
                <w:noProof/>
                <w:webHidden/>
              </w:rPr>
              <w:fldChar w:fldCharType="end"/>
            </w:r>
          </w:hyperlink>
        </w:p>
        <w:p w14:paraId="2D87892A" w14:textId="0DF597E9" w:rsidR="00E3550E" w:rsidRDefault="006A01CC">
          <w:pPr>
            <w:pStyle w:val="TOC3"/>
            <w:tabs>
              <w:tab w:val="right" w:leader="dot" w:pos="8493"/>
            </w:tabs>
            <w:rPr>
              <w:rFonts w:asciiTheme="minorHAnsi" w:eastAsiaTheme="minorEastAsia" w:hAnsiTheme="minorHAnsi" w:cstheme="minorBidi"/>
              <w:noProof/>
              <w:szCs w:val="22"/>
            </w:rPr>
          </w:pPr>
          <w:hyperlink w:anchor="_Toc101728927" w:history="1">
            <w:r w:rsidR="00E3550E" w:rsidRPr="009E242A">
              <w:rPr>
                <w:rStyle w:val="a9"/>
                <w:rFonts w:eastAsia="黑体"/>
                <w:noProof/>
              </w:rPr>
              <w:t xml:space="preserve">3.1.2 </w:t>
            </w:r>
            <w:r w:rsidR="00E3550E" w:rsidRPr="009E242A">
              <w:rPr>
                <w:rStyle w:val="a9"/>
                <w:rFonts w:eastAsia="黑体"/>
                <w:noProof/>
              </w:rPr>
              <w:t>安全可行性</w:t>
            </w:r>
            <w:r w:rsidR="00E3550E">
              <w:rPr>
                <w:noProof/>
                <w:webHidden/>
              </w:rPr>
              <w:tab/>
            </w:r>
            <w:r w:rsidR="00E3550E">
              <w:rPr>
                <w:noProof/>
                <w:webHidden/>
              </w:rPr>
              <w:fldChar w:fldCharType="begin"/>
            </w:r>
            <w:r w:rsidR="00E3550E">
              <w:rPr>
                <w:noProof/>
                <w:webHidden/>
              </w:rPr>
              <w:instrText xml:space="preserve"> PAGEREF _Toc101728927 \h </w:instrText>
            </w:r>
            <w:r w:rsidR="00E3550E">
              <w:rPr>
                <w:noProof/>
                <w:webHidden/>
              </w:rPr>
            </w:r>
            <w:r w:rsidR="00E3550E">
              <w:rPr>
                <w:noProof/>
                <w:webHidden/>
              </w:rPr>
              <w:fldChar w:fldCharType="separate"/>
            </w:r>
            <w:r w:rsidR="00E3550E">
              <w:rPr>
                <w:noProof/>
                <w:webHidden/>
              </w:rPr>
              <w:t>10</w:t>
            </w:r>
            <w:r w:rsidR="00E3550E">
              <w:rPr>
                <w:noProof/>
                <w:webHidden/>
              </w:rPr>
              <w:fldChar w:fldCharType="end"/>
            </w:r>
          </w:hyperlink>
        </w:p>
        <w:p w14:paraId="43A5D45E" w14:textId="09344988" w:rsidR="00E3550E" w:rsidRDefault="006A01CC">
          <w:pPr>
            <w:pStyle w:val="TOC3"/>
            <w:tabs>
              <w:tab w:val="right" w:leader="dot" w:pos="8493"/>
            </w:tabs>
            <w:rPr>
              <w:rFonts w:asciiTheme="minorHAnsi" w:eastAsiaTheme="minorEastAsia" w:hAnsiTheme="minorHAnsi" w:cstheme="minorBidi"/>
              <w:noProof/>
              <w:szCs w:val="22"/>
            </w:rPr>
          </w:pPr>
          <w:hyperlink w:anchor="_Toc101728928" w:history="1">
            <w:r w:rsidR="00E3550E" w:rsidRPr="009E242A">
              <w:rPr>
                <w:rStyle w:val="a9"/>
                <w:rFonts w:eastAsia="黑体"/>
                <w:noProof/>
              </w:rPr>
              <w:t xml:space="preserve">3.1.3 </w:t>
            </w:r>
            <w:r w:rsidR="00E3550E" w:rsidRPr="009E242A">
              <w:rPr>
                <w:rStyle w:val="a9"/>
                <w:rFonts w:eastAsia="黑体"/>
                <w:noProof/>
              </w:rPr>
              <w:t>法律可行性</w:t>
            </w:r>
            <w:r w:rsidR="00E3550E">
              <w:rPr>
                <w:noProof/>
                <w:webHidden/>
              </w:rPr>
              <w:tab/>
            </w:r>
            <w:r w:rsidR="00E3550E">
              <w:rPr>
                <w:noProof/>
                <w:webHidden/>
              </w:rPr>
              <w:fldChar w:fldCharType="begin"/>
            </w:r>
            <w:r w:rsidR="00E3550E">
              <w:rPr>
                <w:noProof/>
                <w:webHidden/>
              </w:rPr>
              <w:instrText xml:space="preserve"> PAGEREF _Toc101728928 \h </w:instrText>
            </w:r>
            <w:r w:rsidR="00E3550E">
              <w:rPr>
                <w:noProof/>
                <w:webHidden/>
              </w:rPr>
            </w:r>
            <w:r w:rsidR="00E3550E">
              <w:rPr>
                <w:noProof/>
                <w:webHidden/>
              </w:rPr>
              <w:fldChar w:fldCharType="separate"/>
            </w:r>
            <w:r w:rsidR="00E3550E">
              <w:rPr>
                <w:noProof/>
                <w:webHidden/>
              </w:rPr>
              <w:t>11</w:t>
            </w:r>
            <w:r w:rsidR="00E3550E">
              <w:rPr>
                <w:noProof/>
                <w:webHidden/>
              </w:rPr>
              <w:fldChar w:fldCharType="end"/>
            </w:r>
          </w:hyperlink>
        </w:p>
        <w:p w14:paraId="4BD0F842" w14:textId="6A2423BF" w:rsidR="00E3550E" w:rsidRDefault="006A01CC">
          <w:pPr>
            <w:pStyle w:val="TOC3"/>
            <w:tabs>
              <w:tab w:val="right" w:leader="dot" w:pos="8493"/>
            </w:tabs>
            <w:rPr>
              <w:rFonts w:asciiTheme="minorHAnsi" w:eastAsiaTheme="minorEastAsia" w:hAnsiTheme="minorHAnsi" w:cstheme="minorBidi"/>
              <w:noProof/>
              <w:szCs w:val="22"/>
            </w:rPr>
          </w:pPr>
          <w:hyperlink w:anchor="_Toc101728929" w:history="1">
            <w:r w:rsidR="00E3550E" w:rsidRPr="009E242A">
              <w:rPr>
                <w:rStyle w:val="a9"/>
                <w:rFonts w:eastAsia="黑体"/>
                <w:noProof/>
              </w:rPr>
              <w:t xml:space="preserve">3.1.4 </w:t>
            </w:r>
            <w:r w:rsidR="00E3550E" w:rsidRPr="009E242A">
              <w:rPr>
                <w:rStyle w:val="a9"/>
                <w:rFonts w:eastAsia="黑体"/>
                <w:noProof/>
              </w:rPr>
              <w:t>文化可行性</w:t>
            </w:r>
            <w:r w:rsidR="00E3550E">
              <w:rPr>
                <w:noProof/>
                <w:webHidden/>
              </w:rPr>
              <w:tab/>
            </w:r>
            <w:r w:rsidR="00E3550E">
              <w:rPr>
                <w:noProof/>
                <w:webHidden/>
              </w:rPr>
              <w:fldChar w:fldCharType="begin"/>
            </w:r>
            <w:r w:rsidR="00E3550E">
              <w:rPr>
                <w:noProof/>
                <w:webHidden/>
              </w:rPr>
              <w:instrText xml:space="preserve"> PAGEREF _Toc101728929 \h </w:instrText>
            </w:r>
            <w:r w:rsidR="00E3550E">
              <w:rPr>
                <w:noProof/>
                <w:webHidden/>
              </w:rPr>
            </w:r>
            <w:r w:rsidR="00E3550E">
              <w:rPr>
                <w:noProof/>
                <w:webHidden/>
              </w:rPr>
              <w:fldChar w:fldCharType="separate"/>
            </w:r>
            <w:r w:rsidR="00E3550E">
              <w:rPr>
                <w:noProof/>
                <w:webHidden/>
              </w:rPr>
              <w:t>11</w:t>
            </w:r>
            <w:r w:rsidR="00E3550E">
              <w:rPr>
                <w:noProof/>
                <w:webHidden/>
              </w:rPr>
              <w:fldChar w:fldCharType="end"/>
            </w:r>
          </w:hyperlink>
        </w:p>
        <w:p w14:paraId="2AD0DB36" w14:textId="39EEE820" w:rsidR="00E3550E" w:rsidRDefault="006A01CC">
          <w:pPr>
            <w:pStyle w:val="TOC3"/>
            <w:tabs>
              <w:tab w:val="right" w:leader="dot" w:pos="8493"/>
            </w:tabs>
            <w:rPr>
              <w:rFonts w:asciiTheme="minorHAnsi" w:eastAsiaTheme="minorEastAsia" w:hAnsiTheme="minorHAnsi" w:cstheme="minorBidi"/>
              <w:noProof/>
              <w:szCs w:val="22"/>
            </w:rPr>
          </w:pPr>
          <w:hyperlink w:anchor="_Toc101728930" w:history="1">
            <w:r w:rsidR="00E3550E" w:rsidRPr="009E242A">
              <w:rPr>
                <w:rStyle w:val="a9"/>
                <w:rFonts w:eastAsia="黑体"/>
                <w:noProof/>
              </w:rPr>
              <w:t xml:space="preserve">3.1.5 </w:t>
            </w:r>
            <w:r w:rsidR="00E3550E" w:rsidRPr="009E242A">
              <w:rPr>
                <w:rStyle w:val="a9"/>
                <w:rFonts w:eastAsia="黑体"/>
                <w:noProof/>
              </w:rPr>
              <w:t>环境可行性</w:t>
            </w:r>
            <w:r w:rsidR="00E3550E">
              <w:rPr>
                <w:noProof/>
                <w:webHidden/>
              </w:rPr>
              <w:tab/>
            </w:r>
            <w:r w:rsidR="00E3550E">
              <w:rPr>
                <w:noProof/>
                <w:webHidden/>
              </w:rPr>
              <w:fldChar w:fldCharType="begin"/>
            </w:r>
            <w:r w:rsidR="00E3550E">
              <w:rPr>
                <w:noProof/>
                <w:webHidden/>
              </w:rPr>
              <w:instrText xml:space="preserve"> PAGEREF _Toc101728930 \h </w:instrText>
            </w:r>
            <w:r w:rsidR="00E3550E">
              <w:rPr>
                <w:noProof/>
                <w:webHidden/>
              </w:rPr>
            </w:r>
            <w:r w:rsidR="00E3550E">
              <w:rPr>
                <w:noProof/>
                <w:webHidden/>
              </w:rPr>
              <w:fldChar w:fldCharType="separate"/>
            </w:r>
            <w:r w:rsidR="00E3550E">
              <w:rPr>
                <w:noProof/>
                <w:webHidden/>
              </w:rPr>
              <w:t>11</w:t>
            </w:r>
            <w:r w:rsidR="00E3550E">
              <w:rPr>
                <w:noProof/>
                <w:webHidden/>
              </w:rPr>
              <w:fldChar w:fldCharType="end"/>
            </w:r>
          </w:hyperlink>
        </w:p>
        <w:p w14:paraId="29767B4A" w14:textId="5B938C39" w:rsidR="00E3550E" w:rsidRDefault="006A01CC">
          <w:pPr>
            <w:pStyle w:val="TOC3"/>
            <w:tabs>
              <w:tab w:val="right" w:leader="dot" w:pos="8493"/>
            </w:tabs>
            <w:rPr>
              <w:rFonts w:asciiTheme="minorHAnsi" w:eastAsiaTheme="minorEastAsia" w:hAnsiTheme="minorHAnsi" w:cstheme="minorBidi"/>
              <w:noProof/>
              <w:szCs w:val="22"/>
            </w:rPr>
          </w:pPr>
          <w:hyperlink w:anchor="_Toc101728931" w:history="1">
            <w:r w:rsidR="00E3550E" w:rsidRPr="009E242A">
              <w:rPr>
                <w:rStyle w:val="a9"/>
                <w:rFonts w:eastAsia="黑体"/>
                <w:noProof/>
              </w:rPr>
              <w:t xml:space="preserve">3.1.6 </w:t>
            </w:r>
            <w:r w:rsidR="00E3550E" w:rsidRPr="009E242A">
              <w:rPr>
                <w:rStyle w:val="a9"/>
                <w:rFonts w:eastAsia="黑体"/>
                <w:noProof/>
              </w:rPr>
              <w:t>经济可行性</w:t>
            </w:r>
            <w:r w:rsidR="00E3550E">
              <w:rPr>
                <w:noProof/>
                <w:webHidden/>
              </w:rPr>
              <w:tab/>
            </w:r>
            <w:r w:rsidR="00E3550E">
              <w:rPr>
                <w:noProof/>
                <w:webHidden/>
              </w:rPr>
              <w:fldChar w:fldCharType="begin"/>
            </w:r>
            <w:r w:rsidR="00E3550E">
              <w:rPr>
                <w:noProof/>
                <w:webHidden/>
              </w:rPr>
              <w:instrText xml:space="preserve"> PAGEREF _Toc101728931 \h </w:instrText>
            </w:r>
            <w:r w:rsidR="00E3550E">
              <w:rPr>
                <w:noProof/>
                <w:webHidden/>
              </w:rPr>
            </w:r>
            <w:r w:rsidR="00E3550E">
              <w:rPr>
                <w:noProof/>
                <w:webHidden/>
              </w:rPr>
              <w:fldChar w:fldCharType="separate"/>
            </w:r>
            <w:r w:rsidR="00E3550E">
              <w:rPr>
                <w:noProof/>
                <w:webHidden/>
              </w:rPr>
              <w:t>11</w:t>
            </w:r>
            <w:r w:rsidR="00E3550E">
              <w:rPr>
                <w:noProof/>
                <w:webHidden/>
              </w:rPr>
              <w:fldChar w:fldCharType="end"/>
            </w:r>
          </w:hyperlink>
        </w:p>
        <w:p w14:paraId="41648319" w14:textId="6ED8014C" w:rsidR="00E3550E" w:rsidRDefault="006A01CC">
          <w:pPr>
            <w:pStyle w:val="TOC2"/>
            <w:tabs>
              <w:tab w:val="right" w:leader="dot" w:pos="8493"/>
            </w:tabs>
            <w:rPr>
              <w:rFonts w:asciiTheme="minorHAnsi" w:eastAsiaTheme="minorEastAsia" w:hAnsiTheme="minorHAnsi" w:cstheme="minorBidi"/>
              <w:noProof/>
              <w:szCs w:val="22"/>
            </w:rPr>
          </w:pPr>
          <w:hyperlink w:anchor="_Toc101728932" w:history="1">
            <w:r w:rsidR="00E3550E" w:rsidRPr="009E242A">
              <w:rPr>
                <w:rStyle w:val="a9"/>
                <w:noProof/>
              </w:rPr>
              <w:t xml:space="preserve">3.2 </w:t>
            </w:r>
            <w:r w:rsidR="00E3550E" w:rsidRPr="009E242A">
              <w:rPr>
                <w:rStyle w:val="a9"/>
                <w:noProof/>
              </w:rPr>
              <w:t>系统的需求分析</w:t>
            </w:r>
            <w:r w:rsidR="00E3550E">
              <w:rPr>
                <w:noProof/>
                <w:webHidden/>
              </w:rPr>
              <w:tab/>
            </w:r>
            <w:r w:rsidR="00E3550E">
              <w:rPr>
                <w:noProof/>
                <w:webHidden/>
              </w:rPr>
              <w:fldChar w:fldCharType="begin"/>
            </w:r>
            <w:r w:rsidR="00E3550E">
              <w:rPr>
                <w:noProof/>
                <w:webHidden/>
              </w:rPr>
              <w:instrText xml:space="preserve"> PAGEREF _Toc101728932 \h </w:instrText>
            </w:r>
            <w:r w:rsidR="00E3550E">
              <w:rPr>
                <w:noProof/>
                <w:webHidden/>
              </w:rPr>
            </w:r>
            <w:r w:rsidR="00E3550E">
              <w:rPr>
                <w:noProof/>
                <w:webHidden/>
              </w:rPr>
              <w:fldChar w:fldCharType="separate"/>
            </w:r>
            <w:r w:rsidR="00E3550E">
              <w:rPr>
                <w:noProof/>
                <w:webHidden/>
              </w:rPr>
              <w:t>12</w:t>
            </w:r>
            <w:r w:rsidR="00E3550E">
              <w:rPr>
                <w:noProof/>
                <w:webHidden/>
              </w:rPr>
              <w:fldChar w:fldCharType="end"/>
            </w:r>
          </w:hyperlink>
        </w:p>
        <w:p w14:paraId="48063F48" w14:textId="6088F7ED" w:rsidR="00E3550E" w:rsidRDefault="006A01CC">
          <w:pPr>
            <w:pStyle w:val="TOC3"/>
            <w:tabs>
              <w:tab w:val="right" w:leader="dot" w:pos="8493"/>
            </w:tabs>
            <w:rPr>
              <w:rFonts w:asciiTheme="minorHAnsi" w:eastAsiaTheme="minorEastAsia" w:hAnsiTheme="minorHAnsi" w:cstheme="minorBidi"/>
              <w:noProof/>
              <w:szCs w:val="22"/>
            </w:rPr>
          </w:pPr>
          <w:hyperlink w:anchor="_Toc101728933" w:history="1">
            <w:r w:rsidR="00E3550E" w:rsidRPr="009E242A">
              <w:rPr>
                <w:rStyle w:val="a9"/>
                <w:rFonts w:eastAsia="黑体"/>
                <w:noProof/>
              </w:rPr>
              <w:t xml:space="preserve">3.2.1 </w:t>
            </w:r>
            <w:r w:rsidR="00E3550E" w:rsidRPr="009E242A">
              <w:rPr>
                <w:rStyle w:val="a9"/>
                <w:rFonts w:eastAsia="黑体"/>
                <w:noProof/>
              </w:rPr>
              <w:t>业务需求</w:t>
            </w:r>
            <w:r w:rsidR="00E3550E">
              <w:rPr>
                <w:noProof/>
                <w:webHidden/>
              </w:rPr>
              <w:tab/>
            </w:r>
            <w:r w:rsidR="00E3550E">
              <w:rPr>
                <w:noProof/>
                <w:webHidden/>
              </w:rPr>
              <w:fldChar w:fldCharType="begin"/>
            </w:r>
            <w:r w:rsidR="00E3550E">
              <w:rPr>
                <w:noProof/>
                <w:webHidden/>
              </w:rPr>
              <w:instrText xml:space="preserve"> PAGEREF _Toc101728933 \h </w:instrText>
            </w:r>
            <w:r w:rsidR="00E3550E">
              <w:rPr>
                <w:noProof/>
                <w:webHidden/>
              </w:rPr>
            </w:r>
            <w:r w:rsidR="00E3550E">
              <w:rPr>
                <w:noProof/>
                <w:webHidden/>
              </w:rPr>
              <w:fldChar w:fldCharType="separate"/>
            </w:r>
            <w:r w:rsidR="00E3550E">
              <w:rPr>
                <w:noProof/>
                <w:webHidden/>
              </w:rPr>
              <w:t>12</w:t>
            </w:r>
            <w:r w:rsidR="00E3550E">
              <w:rPr>
                <w:noProof/>
                <w:webHidden/>
              </w:rPr>
              <w:fldChar w:fldCharType="end"/>
            </w:r>
          </w:hyperlink>
        </w:p>
        <w:p w14:paraId="32B687E5" w14:textId="0E7D5C99" w:rsidR="00E3550E" w:rsidRDefault="006A01CC">
          <w:pPr>
            <w:pStyle w:val="TOC3"/>
            <w:tabs>
              <w:tab w:val="right" w:leader="dot" w:pos="8493"/>
            </w:tabs>
            <w:rPr>
              <w:rFonts w:asciiTheme="minorHAnsi" w:eastAsiaTheme="minorEastAsia" w:hAnsiTheme="minorHAnsi" w:cstheme="minorBidi"/>
              <w:noProof/>
              <w:szCs w:val="22"/>
            </w:rPr>
          </w:pPr>
          <w:hyperlink w:anchor="_Toc101728934" w:history="1">
            <w:r w:rsidR="00E3550E" w:rsidRPr="009E242A">
              <w:rPr>
                <w:rStyle w:val="a9"/>
                <w:rFonts w:eastAsia="黑体"/>
                <w:noProof/>
              </w:rPr>
              <w:t xml:space="preserve">3.2.2 </w:t>
            </w:r>
            <w:r w:rsidR="00E3550E" w:rsidRPr="009E242A">
              <w:rPr>
                <w:rStyle w:val="a9"/>
                <w:rFonts w:eastAsia="黑体"/>
                <w:noProof/>
              </w:rPr>
              <w:t>用户需求</w:t>
            </w:r>
            <w:r w:rsidR="00E3550E">
              <w:rPr>
                <w:noProof/>
                <w:webHidden/>
              </w:rPr>
              <w:tab/>
            </w:r>
            <w:r w:rsidR="00E3550E">
              <w:rPr>
                <w:noProof/>
                <w:webHidden/>
              </w:rPr>
              <w:fldChar w:fldCharType="begin"/>
            </w:r>
            <w:r w:rsidR="00E3550E">
              <w:rPr>
                <w:noProof/>
                <w:webHidden/>
              </w:rPr>
              <w:instrText xml:space="preserve"> PAGEREF _Toc101728934 \h </w:instrText>
            </w:r>
            <w:r w:rsidR="00E3550E">
              <w:rPr>
                <w:noProof/>
                <w:webHidden/>
              </w:rPr>
            </w:r>
            <w:r w:rsidR="00E3550E">
              <w:rPr>
                <w:noProof/>
                <w:webHidden/>
              </w:rPr>
              <w:fldChar w:fldCharType="separate"/>
            </w:r>
            <w:r w:rsidR="00E3550E">
              <w:rPr>
                <w:noProof/>
                <w:webHidden/>
              </w:rPr>
              <w:t>14</w:t>
            </w:r>
            <w:r w:rsidR="00E3550E">
              <w:rPr>
                <w:noProof/>
                <w:webHidden/>
              </w:rPr>
              <w:fldChar w:fldCharType="end"/>
            </w:r>
          </w:hyperlink>
        </w:p>
        <w:p w14:paraId="1F8834C2" w14:textId="27A38EC9" w:rsidR="00E3550E" w:rsidRDefault="006A01CC">
          <w:pPr>
            <w:pStyle w:val="TOC3"/>
            <w:tabs>
              <w:tab w:val="right" w:leader="dot" w:pos="8493"/>
            </w:tabs>
            <w:rPr>
              <w:rFonts w:asciiTheme="minorHAnsi" w:eastAsiaTheme="minorEastAsia" w:hAnsiTheme="minorHAnsi" w:cstheme="minorBidi"/>
              <w:noProof/>
              <w:szCs w:val="22"/>
            </w:rPr>
          </w:pPr>
          <w:hyperlink w:anchor="_Toc101728935" w:history="1">
            <w:r w:rsidR="00E3550E" w:rsidRPr="009E242A">
              <w:rPr>
                <w:rStyle w:val="a9"/>
                <w:rFonts w:eastAsia="黑体"/>
                <w:noProof/>
              </w:rPr>
              <w:t xml:space="preserve">3.2.3 </w:t>
            </w:r>
            <w:r w:rsidR="00E3550E" w:rsidRPr="009E242A">
              <w:rPr>
                <w:rStyle w:val="a9"/>
                <w:rFonts w:eastAsia="黑体"/>
                <w:noProof/>
              </w:rPr>
              <w:t>功能性需求</w:t>
            </w:r>
            <w:r w:rsidR="00E3550E">
              <w:rPr>
                <w:noProof/>
                <w:webHidden/>
              </w:rPr>
              <w:tab/>
            </w:r>
            <w:r w:rsidR="00E3550E">
              <w:rPr>
                <w:noProof/>
                <w:webHidden/>
              </w:rPr>
              <w:fldChar w:fldCharType="begin"/>
            </w:r>
            <w:r w:rsidR="00E3550E">
              <w:rPr>
                <w:noProof/>
                <w:webHidden/>
              </w:rPr>
              <w:instrText xml:space="preserve"> PAGEREF _Toc101728935 \h </w:instrText>
            </w:r>
            <w:r w:rsidR="00E3550E">
              <w:rPr>
                <w:noProof/>
                <w:webHidden/>
              </w:rPr>
            </w:r>
            <w:r w:rsidR="00E3550E">
              <w:rPr>
                <w:noProof/>
                <w:webHidden/>
              </w:rPr>
              <w:fldChar w:fldCharType="separate"/>
            </w:r>
            <w:r w:rsidR="00E3550E">
              <w:rPr>
                <w:noProof/>
                <w:webHidden/>
              </w:rPr>
              <w:t>15</w:t>
            </w:r>
            <w:r w:rsidR="00E3550E">
              <w:rPr>
                <w:noProof/>
                <w:webHidden/>
              </w:rPr>
              <w:fldChar w:fldCharType="end"/>
            </w:r>
          </w:hyperlink>
        </w:p>
        <w:p w14:paraId="475CC4C7" w14:textId="79A45668" w:rsidR="00E3550E" w:rsidRDefault="006A01CC">
          <w:pPr>
            <w:pStyle w:val="TOC3"/>
            <w:tabs>
              <w:tab w:val="right" w:leader="dot" w:pos="8493"/>
            </w:tabs>
            <w:rPr>
              <w:rFonts w:asciiTheme="minorHAnsi" w:eastAsiaTheme="minorEastAsia" w:hAnsiTheme="minorHAnsi" w:cstheme="minorBidi"/>
              <w:noProof/>
              <w:szCs w:val="22"/>
            </w:rPr>
          </w:pPr>
          <w:hyperlink w:anchor="_Toc101728936" w:history="1">
            <w:r w:rsidR="00E3550E" w:rsidRPr="009E242A">
              <w:rPr>
                <w:rStyle w:val="a9"/>
                <w:rFonts w:eastAsia="黑体"/>
                <w:bCs/>
                <w:noProof/>
                <w:kern w:val="0"/>
              </w:rPr>
              <w:t xml:space="preserve">3.2.4 </w:t>
            </w:r>
            <w:r w:rsidR="00E3550E" w:rsidRPr="009E242A">
              <w:rPr>
                <w:rStyle w:val="a9"/>
                <w:rFonts w:eastAsia="黑体"/>
                <w:bCs/>
                <w:noProof/>
                <w:kern w:val="0"/>
              </w:rPr>
              <w:t>非功能性需求</w:t>
            </w:r>
            <w:r w:rsidR="00E3550E">
              <w:rPr>
                <w:noProof/>
                <w:webHidden/>
              </w:rPr>
              <w:tab/>
            </w:r>
            <w:r w:rsidR="00E3550E">
              <w:rPr>
                <w:noProof/>
                <w:webHidden/>
              </w:rPr>
              <w:fldChar w:fldCharType="begin"/>
            </w:r>
            <w:r w:rsidR="00E3550E">
              <w:rPr>
                <w:noProof/>
                <w:webHidden/>
              </w:rPr>
              <w:instrText xml:space="preserve"> PAGEREF _Toc101728936 \h </w:instrText>
            </w:r>
            <w:r w:rsidR="00E3550E">
              <w:rPr>
                <w:noProof/>
                <w:webHidden/>
              </w:rPr>
            </w:r>
            <w:r w:rsidR="00E3550E">
              <w:rPr>
                <w:noProof/>
                <w:webHidden/>
              </w:rPr>
              <w:fldChar w:fldCharType="separate"/>
            </w:r>
            <w:r w:rsidR="00E3550E">
              <w:rPr>
                <w:noProof/>
                <w:webHidden/>
              </w:rPr>
              <w:t>15</w:t>
            </w:r>
            <w:r w:rsidR="00E3550E">
              <w:rPr>
                <w:noProof/>
                <w:webHidden/>
              </w:rPr>
              <w:fldChar w:fldCharType="end"/>
            </w:r>
          </w:hyperlink>
        </w:p>
        <w:p w14:paraId="4CF5D903" w14:textId="21DAF127" w:rsidR="00E3550E" w:rsidRDefault="006A01CC">
          <w:pPr>
            <w:pStyle w:val="TOC2"/>
            <w:tabs>
              <w:tab w:val="right" w:leader="dot" w:pos="8493"/>
            </w:tabs>
            <w:rPr>
              <w:rFonts w:asciiTheme="minorHAnsi" w:eastAsiaTheme="minorEastAsia" w:hAnsiTheme="minorHAnsi" w:cstheme="minorBidi"/>
              <w:noProof/>
              <w:szCs w:val="22"/>
            </w:rPr>
          </w:pPr>
          <w:hyperlink w:anchor="_Toc101728937" w:history="1">
            <w:r w:rsidR="00E3550E" w:rsidRPr="009E242A">
              <w:rPr>
                <w:rStyle w:val="a9"/>
                <w:rFonts w:eastAsia="黑体"/>
                <w:bCs/>
                <w:noProof/>
                <w:kern w:val="0"/>
              </w:rPr>
              <w:t xml:space="preserve">3.3 </w:t>
            </w:r>
            <w:r w:rsidR="00E3550E" w:rsidRPr="009E242A">
              <w:rPr>
                <w:rStyle w:val="a9"/>
                <w:rFonts w:eastAsia="黑体"/>
                <w:bCs/>
                <w:noProof/>
                <w:kern w:val="0"/>
              </w:rPr>
              <w:t>本章小结</w:t>
            </w:r>
            <w:r w:rsidR="00E3550E">
              <w:rPr>
                <w:noProof/>
                <w:webHidden/>
              </w:rPr>
              <w:tab/>
            </w:r>
            <w:r w:rsidR="00E3550E">
              <w:rPr>
                <w:noProof/>
                <w:webHidden/>
              </w:rPr>
              <w:fldChar w:fldCharType="begin"/>
            </w:r>
            <w:r w:rsidR="00E3550E">
              <w:rPr>
                <w:noProof/>
                <w:webHidden/>
              </w:rPr>
              <w:instrText xml:space="preserve"> PAGEREF _Toc101728937 \h </w:instrText>
            </w:r>
            <w:r w:rsidR="00E3550E">
              <w:rPr>
                <w:noProof/>
                <w:webHidden/>
              </w:rPr>
            </w:r>
            <w:r w:rsidR="00E3550E">
              <w:rPr>
                <w:noProof/>
                <w:webHidden/>
              </w:rPr>
              <w:fldChar w:fldCharType="separate"/>
            </w:r>
            <w:r w:rsidR="00E3550E">
              <w:rPr>
                <w:noProof/>
                <w:webHidden/>
              </w:rPr>
              <w:t>16</w:t>
            </w:r>
            <w:r w:rsidR="00E3550E">
              <w:rPr>
                <w:noProof/>
                <w:webHidden/>
              </w:rPr>
              <w:fldChar w:fldCharType="end"/>
            </w:r>
          </w:hyperlink>
        </w:p>
        <w:p w14:paraId="0E933650" w14:textId="7548F14D" w:rsidR="00E3550E" w:rsidRDefault="006A01CC">
          <w:pPr>
            <w:pStyle w:val="TOC1"/>
            <w:tabs>
              <w:tab w:val="right" w:leader="dot" w:pos="8493"/>
            </w:tabs>
            <w:rPr>
              <w:rFonts w:asciiTheme="minorHAnsi" w:eastAsiaTheme="minorEastAsia" w:hAnsiTheme="minorHAnsi" w:cstheme="minorBidi"/>
              <w:noProof/>
              <w:szCs w:val="22"/>
            </w:rPr>
          </w:pPr>
          <w:hyperlink w:anchor="_Toc101728938" w:history="1">
            <w:r w:rsidR="00E3550E" w:rsidRPr="009E242A">
              <w:rPr>
                <w:rStyle w:val="a9"/>
                <w:rFonts w:eastAsia="黑体"/>
                <w:noProof/>
              </w:rPr>
              <w:t>第</w:t>
            </w:r>
            <w:r w:rsidR="00E3550E" w:rsidRPr="009E242A">
              <w:rPr>
                <w:rStyle w:val="a9"/>
                <w:rFonts w:eastAsia="黑体"/>
                <w:noProof/>
              </w:rPr>
              <w:t>4</w:t>
            </w:r>
            <w:r w:rsidR="00E3550E" w:rsidRPr="009E242A">
              <w:rPr>
                <w:rStyle w:val="a9"/>
                <w:rFonts w:eastAsia="黑体"/>
                <w:noProof/>
              </w:rPr>
              <w:t>章</w:t>
            </w:r>
            <w:r w:rsidR="00E3550E" w:rsidRPr="009E242A">
              <w:rPr>
                <w:rStyle w:val="a9"/>
                <w:rFonts w:eastAsia="黑体"/>
                <w:noProof/>
              </w:rPr>
              <w:t xml:space="preserve"> </w:t>
            </w:r>
            <w:r w:rsidR="00E3550E" w:rsidRPr="009E242A">
              <w:rPr>
                <w:rStyle w:val="a9"/>
                <w:rFonts w:eastAsia="黑体"/>
                <w:noProof/>
              </w:rPr>
              <w:t>系统总体设计</w:t>
            </w:r>
            <w:r w:rsidR="00E3550E">
              <w:rPr>
                <w:noProof/>
                <w:webHidden/>
              </w:rPr>
              <w:tab/>
            </w:r>
            <w:r w:rsidR="00E3550E">
              <w:rPr>
                <w:noProof/>
                <w:webHidden/>
              </w:rPr>
              <w:fldChar w:fldCharType="begin"/>
            </w:r>
            <w:r w:rsidR="00E3550E">
              <w:rPr>
                <w:noProof/>
                <w:webHidden/>
              </w:rPr>
              <w:instrText xml:space="preserve"> PAGEREF _Toc101728938 \h </w:instrText>
            </w:r>
            <w:r w:rsidR="00E3550E">
              <w:rPr>
                <w:noProof/>
                <w:webHidden/>
              </w:rPr>
            </w:r>
            <w:r w:rsidR="00E3550E">
              <w:rPr>
                <w:noProof/>
                <w:webHidden/>
              </w:rPr>
              <w:fldChar w:fldCharType="separate"/>
            </w:r>
            <w:r w:rsidR="00E3550E">
              <w:rPr>
                <w:noProof/>
                <w:webHidden/>
              </w:rPr>
              <w:t>17</w:t>
            </w:r>
            <w:r w:rsidR="00E3550E">
              <w:rPr>
                <w:noProof/>
                <w:webHidden/>
              </w:rPr>
              <w:fldChar w:fldCharType="end"/>
            </w:r>
          </w:hyperlink>
        </w:p>
        <w:p w14:paraId="409755F5" w14:textId="37F1D531" w:rsidR="00E3550E" w:rsidRDefault="006A01CC">
          <w:pPr>
            <w:pStyle w:val="TOC2"/>
            <w:tabs>
              <w:tab w:val="right" w:leader="dot" w:pos="8493"/>
            </w:tabs>
            <w:rPr>
              <w:rFonts w:asciiTheme="minorHAnsi" w:eastAsiaTheme="minorEastAsia" w:hAnsiTheme="minorHAnsi" w:cstheme="minorBidi"/>
              <w:noProof/>
              <w:szCs w:val="22"/>
            </w:rPr>
          </w:pPr>
          <w:hyperlink w:anchor="_Toc101728939" w:history="1">
            <w:r w:rsidR="00E3550E" w:rsidRPr="009E242A">
              <w:rPr>
                <w:rStyle w:val="a9"/>
                <w:noProof/>
              </w:rPr>
              <w:t xml:space="preserve">4.1 </w:t>
            </w:r>
            <w:r w:rsidR="00E3550E" w:rsidRPr="009E242A">
              <w:rPr>
                <w:rStyle w:val="a9"/>
                <w:noProof/>
              </w:rPr>
              <w:t>系统功能模块设计</w:t>
            </w:r>
            <w:r w:rsidR="00E3550E">
              <w:rPr>
                <w:noProof/>
                <w:webHidden/>
              </w:rPr>
              <w:tab/>
            </w:r>
            <w:r w:rsidR="00E3550E">
              <w:rPr>
                <w:noProof/>
                <w:webHidden/>
              </w:rPr>
              <w:fldChar w:fldCharType="begin"/>
            </w:r>
            <w:r w:rsidR="00E3550E">
              <w:rPr>
                <w:noProof/>
                <w:webHidden/>
              </w:rPr>
              <w:instrText xml:space="preserve"> PAGEREF _Toc101728939 \h </w:instrText>
            </w:r>
            <w:r w:rsidR="00E3550E">
              <w:rPr>
                <w:noProof/>
                <w:webHidden/>
              </w:rPr>
            </w:r>
            <w:r w:rsidR="00E3550E">
              <w:rPr>
                <w:noProof/>
                <w:webHidden/>
              </w:rPr>
              <w:fldChar w:fldCharType="separate"/>
            </w:r>
            <w:r w:rsidR="00E3550E">
              <w:rPr>
                <w:noProof/>
                <w:webHidden/>
              </w:rPr>
              <w:t>17</w:t>
            </w:r>
            <w:r w:rsidR="00E3550E">
              <w:rPr>
                <w:noProof/>
                <w:webHidden/>
              </w:rPr>
              <w:fldChar w:fldCharType="end"/>
            </w:r>
          </w:hyperlink>
        </w:p>
        <w:p w14:paraId="08C96901" w14:textId="03769BA8" w:rsidR="00E3550E" w:rsidRDefault="006A01CC">
          <w:pPr>
            <w:pStyle w:val="TOC2"/>
            <w:tabs>
              <w:tab w:val="right" w:leader="dot" w:pos="8493"/>
            </w:tabs>
            <w:rPr>
              <w:rFonts w:asciiTheme="minorHAnsi" w:eastAsiaTheme="minorEastAsia" w:hAnsiTheme="minorHAnsi" w:cstheme="minorBidi"/>
              <w:noProof/>
              <w:szCs w:val="22"/>
            </w:rPr>
          </w:pPr>
          <w:hyperlink w:anchor="_Toc101728940" w:history="1">
            <w:r w:rsidR="00E3550E" w:rsidRPr="009E242A">
              <w:rPr>
                <w:rStyle w:val="a9"/>
                <w:noProof/>
              </w:rPr>
              <w:t xml:space="preserve">4.2 </w:t>
            </w:r>
            <w:r w:rsidR="00E3550E" w:rsidRPr="009E242A">
              <w:rPr>
                <w:rStyle w:val="a9"/>
                <w:noProof/>
              </w:rPr>
              <w:t>系统数据库设计</w:t>
            </w:r>
            <w:r w:rsidR="00E3550E">
              <w:rPr>
                <w:noProof/>
                <w:webHidden/>
              </w:rPr>
              <w:tab/>
            </w:r>
            <w:r w:rsidR="00E3550E">
              <w:rPr>
                <w:noProof/>
                <w:webHidden/>
              </w:rPr>
              <w:fldChar w:fldCharType="begin"/>
            </w:r>
            <w:r w:rsidR="00E3550E">
              <w:rPr>
                <w:noProof/>
                <w:webHidden/>
              </w:rPr>
              <w:instrText xml:space="preserve"> PAGEREF _Toc101728940 \h </w:instrText>
            </w:r>
            <w:r w:rsidR="00E3550E">
              <w:rPr>
                <w:noProof/>
                <w:webHidden/>
              </w:rPr>
            </w:r>
            <w:r w:rsidR="00E3550E">
              <w:rPr>
                <w:noProof/>
                <w:webHidden/>
              </w:rPr>
              <w:fldChar w:fldCharType="separate"/>
            </w:r>
            <w:r w:rsidR="00E3550E">
              <w:rPr>
                <w:noProof/>
                <w:webHidden/>
              </w:rPr>
              <w:t>18</w:t>
            </w:r>
            <w:r w:rsidR="00E3550E">
              <w:rPr>
                <w:noProof/>
                <w:webHidden/>
              </w:rPr>
              <w:fldChar w:fldCharType="end"/>
            </w:r>
          </w:hyperlink>
        </w:p>
        <w:p w14:paraId="31CE0C67" w14:textId="7BCAF51A" w:rsidR="00E3550E" w:rsidRDefault="006A01CC">
          <w:pPr>
            <w:pStyle w:val="TOC3"/>
            <w:tabs>
              <w:tab w:val="right" w:leader="dot" w:pos="8493"/>
            </w:tabs>
            <w:rPr>
              <w:rFonts w:asciiTheme="minorHAnsi" w:eastAsiaTheme="minorEastAsia" w:hAnsiTheme="minorHAnsi" w:cstheme="minorBidi"/>
              <w:noProof/>
              <w:szCs w:val="22"/>
            </w:rPr>
          </w:pPr>
          <w:hyperlink w:anchor="_Toc101728941" w:history="1">
            <w:r w:rsidR="00E3550E" w:rsidRPr="009E242A">
              <w:rPr>
                <w:rStyle w:val="a9"/>
                <w:rFonts w:ascii="黑体" w:eastAsia="黑体" w:hAnsi="黑体"/>
                <w:noProof/>
              </w:rPr>
              <w:t>4.2.1 数据库概念结构设计</w:t>
            </w:r>
            <w:r w:rsidR="00E3550E">
              <w:rPr>
                <w:noProof/>
                <w:webHidden/>
              </w:rPr>
              <w:tab/>
            </w:r>
            <w:r w:rsidR="00E3550E">
              <w:rPr>
                <w:noProof/>
                <w:webHidden/>
              </w:rPr>
              <w:fldChar w:fldCharType="begin"/>
            </w:r>
            <w:r w:rsidR="00E3550E">
              <w:rPr>
                <w:noProof/>
                <w:webHidden/>
              </w:rPr>
              <w:instrText xml:space="preserve"> PAGEREF _Toc101728941 \h </w:instrText>
            </w:r>
            <w:r w:rsidR="00E3550E">
              <w:rPr>
                <w:noProof/>
                <w:webHidden/>
              </w:rPr>
            </w:r>
            <w:r w:rsidR="00E3550E">
              <w:rPr>
                <w:noProof/>
                <w:webHidden/>
              </w:rPr>
              <w:fldChar w:fldCharType="separate"/>
            </w:r>
            <w:r w:rsidR="00E3550E">
              <w:rPr>
                <w:noProof/>
                <w:webHidden/>
              </w:rPr>
              <w:t>18</w:t>
            </w:r>
            <w:r w:rsidR="00E3550E">
              <w:rPr>
                <w:noProof/>
                <w:webHidden/>
              </w:rPr>
              <w:fldChar w:fldCharType="end"/>
            </w:r>
          </w:hyperlink>
        </w:p>
        <w:p w14:paraId="48BE985E" w14:textId="3F295AF7" w:rsidR="00E3550E" w:rsidRDefault="006A01CC">
          <w:pPr>
            <w:pStyle w:val="TOC3"/>
            <w:tabs>
              <w:tab w:val="right" w:leader="dot" w:pos="8493"/>
            </w:tabs>
            <w:rPr>
              <w:rFonts w:asciiTheme="minorHAnsi" w:eastAsiaTheme="minorEastAsia" w:hAnsiTheme="minorHAnsi" w:cstheme="minorBidi"/>
              <w:noProof/>
              <w:szCs w:val="22"/>
            </w:rPr>
          </w:pPr>
          <w:hyperlink w:anchor="_Toc101728942" w:history="1">
            <w:r w:rsidR="00E3550E" w:rsidRPr="009E242A">
              <w:rPr>
                <w:rStyle w:val="a9"/>
                <w:rFonts w:ascii="黑体" w:eastAsia="黑体" w:hAnsi="黑体"/>
                <w:noProof/>
              </w:rPr>
              <w:t>4.2.2 数据库逻辑结构设计</w:t>
            </w:r>
            <w:r w:rsidR="00E3550E">
              <w:rPr>
                <w:noProof/>
                <w:webHidden/>
              </w:rPr>
              <w:tab/>
            </w:r>
            <w:r w:rsidR="00E3550E">
              <w:rPr>
                <w:noProof/>
                <w:webHidden/>
              </w:rPr>
              <w:fldChar w:fldCharType="begin"/>
            </w:r>
            <w:r w:rsidR="00E3550E">
              <w:rPr>
                <w:noProof/>
                <w:webHidden/>
              </w:rPr>
              <w:instrText xml:space="preserve"> PAGEREF _Toc101728942 \h </w:instrText>
            </w:r>
            <w:r w:rsidR="00E3550E">
              <w:rPr>
                <w:noProof/>
                <w:webHidden/>
              </w:rPr>
            </w:r>
            <w:r w:rsidR="00E3550E">
              <w:rPr>
                <w:noProof/>
                <w:webHidden/>
              </w:rPr>
              <w:fldChar w:fldCharType="separate"/>
            </w:r>
            <w:r w:rsidR="00E3550E">
              <w:rPr>
                <w:noProof/>
                <w:webHidden/>
              </w:rPr>
              <w:t>19</w:t>
            </w:r>
            <w:r w:rsidR="00E3550E">
              <w:rPr>
                <w:noProof/>
                <w:webHidden/>
              </w:rPr>
              <w:fldChar w:fldCharType="end"/>
            </w:r>
          </w:hyperlink>
        </w:p>
        <w:p w14:paraId="52E83CE4" w14:textId="1EE38473" w:rsidR="00E3550E" w:rsidRDefault="006A01CC">
          <w:pPr>
            <w:pStyle w:val="TOC2"/>
            <w:tabs>
              <w:tab w:val="right" w:leader="dot" w:pos="8493"/>
            </w:tabs>
            <w:rPr>
              <w:rFonts w:asciiTheme="minorHAnsi" w:eastAsiaTheme="minorEastAsia" w:hAnsiTheme="minorHAnsi" w:cstheme="minorBidi"/>
              <w:noProof/>
              <w:szCs w:val="22"/>
            </w:rPr>
          </w:pPr>
          <w:hyperlink w:anchor="_Toc101728943" w:history="1">
            <w:r w:rsidR="00E3550E" w:rsidRPr="009E242A">
              <w:rPr>
                <w:rStyle w:val="a9"/>
                <w:rFonts w:eastAsia="黑体"/>
                <w:bCs/>
                <w:noProof/>
                <w:kern w:val="0"/>
              </w:rPr>
              <w:t xml:space="preserve">4.3 </w:t>
            </w:r>
            <w:r w:rsidR="00E3550E" w:rsidRPr="009E242A">
              <w:rPr>
                <w:rStyle w:val="a9"/>
                <w:rFonts w:eastAsia="黑体"/>
                <w:bCs/>
                <w:noProof/>
                <w:kern w:val="0"/>
              </w:rPr>
              <w:t>本章小结</w:t>
            </w:r>
            <w:r w:rsidR="00E3550E">
              <w:rPr>
                <w:noProof/>
                <w:webHidden/>
              </w:rPr>
              <w:tab/>
            </w:r>
            <w:r w:rsidR="00E3550E">
              <w:rPr>
                <w:noProof/>
                <w:webHidden/>
              </w:rPr>
              <w:fldChar w:fldCharType="begin"/>
            </w:r>
            <w:r w:rsidR="00E3550E">
              <w:rPr>
                <w:noProof/>
                <w:webHidden/>
              </w:rPr>
              <w:instrText xml:space="preserve"> PAGEREF _Toc101728943 \h </w:instrText>
            </w:r>
            <w:r w:rsidR="00E3550E">
              <w:rPr>
                <w:noProof/>
                <w:webHidden/>
              </w:rPr>
            </w:r>
            <w:r w:rsidR="00E3550E">
              <w:rPr>
                <w:noProof/>
                <w:webHidden/>
              </w:rPr>
              <w:fldChar w:fldCharType="separate"/>
            </w:r>
            <w:r w:rsidR="00E3550E">
              <w:rPr>
                <w:noProof/>
                <w:webHidden/>
              </w:rPr>
              <w:t>22</w:t>
            </w:r>
            <w:r w:rsidR="00E3550E">
              <w:rPr>
                <w:noProof/>
                <w:webHidden/>
              </w:rPr>
              <w:fldChar w:fldCharType="end"/>
            </w:r>
          </w:hyperlink>
        </w:p>
        <w:p w14:paraId="3274E280" w14:textId="0354BA59" w:rsidR="00E3550E" w:rsidRDefault="006A01CC">
          <w:pPr>
            <w:pStyle w:val="TOC1"/>
            <w:tabs>
              <w:tab w:val="right" w:leader="dot" w:pos="8493"/>
            </w:tabs>
            <w:rPr>
              <w:rFonts w:asciiTheme="minorHAnsi" w:eastAsiaTheme="minorEastAsia" w:hAnsiTheme="minorHAnsi" w:cstheme="minorBidi"/>
              <w:noProof/>
              <w:szCs w:val="22"/>
            </w:rPr>
          </w:pPr>
          <w:hyperlink w:anchor="_Toc101728944" w:history="1">
            <w:r w:rsidR="00E3550E" w:rsidRPr="009E242A">
              <w:rPr>
                <w:rStyle w:val="a9"/>
                <w:rFonts w:eastAsia="黑体"/>
                <w:noProof/>
              </w:rPr>
              <w:t>第</w:t>
            </w:r>
            <w:r w:rsidR="00E3550E" w:rsidRPr="009E242A">
              <w:rPr>
                <w:rStyle w:val="a9"/>
                <w:rFonts w:eastAsia="黑体"/>
                <w:noProof/>
              </w:rPr>
              <w:t>5</w:t>
            </w:r>
            <w:r w:rsidR="00E3550E" w:rsidRPr="009E242A">
              <w:rPr>
                <w:rStyle w:val="a9"/>
                <w:rFonts w:eastAsia="黑体"/>
                <w:noProof/>
              </w:rPr>
              <w:t>章</w:t>
            </w:r>
            <w:r w:rsidR="00E3550E" w:rsidRPr="009E242A">
              <w:rPr>
                <w:rStyle w:val="a9"/>
                <w:rFonts w:eastAsia="黑体"/>
                <w:noProof/>
              </w:rPr>
              <w:t xml:space="preserve"> </w:t>
            </w:r>
            <w:r w:rsidR="00E3550E" w:rsidRPr="009E242A">
              <w:rPr>
                <w:rStyle w:val="a9"/>
                <w:rFonts w:eastAsia="黑体"/>
                <w:noProof/>
              </w:rPr>
              <w:t>系统的详细设计与实现</w:t>
            </w:r>
            <w:r w:rsidR="00E3550E">
              <w:rPr>
                <w:noProof/>
                <w:webHidden/>
              </w:rPr>
              <w:tab/>
            </w:r>
            <w:r w:rsidR="00E3550E">
              <w:rPr>
                <w:noProof/>
                <w:webHidden/>
              </w:rPr>
              <w:fldChar w:fldCharType="begin"/>
            </w:r>
            <w:r w:rsidR="00E3550E">
              <w:rPr>
                <w:noProof/>
                <w:webHidden/>
              </w:rPr>
              <w:instrText xml:space="preserve"> PAGEREF _Toc101728944 \h </w:instrText>
            </w:r>
            <w:r w:rsidR="00E3550E">
              <w:rPr>
                <w:noProof/>
                <w:webHidden/>
              </w:rPr>
            </w:r>
            <w:r w:rsidR="00E3550E">
              <w:rPr>
                <w:noProof/>
                <w:webHidden/>
              </w:rPr>
              <w:fldChar w:fldCharType="separate"/>
            </w:r>
            <w:r w:rsidR="00E3550E">
              <w:rPr>
                <w:noProof/>
                <w:webHidden/>
              </w:rPr>
              <w:t>23</w:t>
            </w:r>
            <w:r w:rsidR="00E3550E">
              <w:rPr>
                <w:noProof/>
                <w:webHidden/>
              </w:rPr>
              <w:fldChar w:fldCharType="end"/>
            </w:r>
          </w:hyperlink>
        </w:p>
        <w:p w14:paraId="49222303" w14:textId="46D5D12B" w:rsidR="00E3550E" w:rsidRDefault="006A01CC">
          <w:pPr>
            <w:pStyle w:val="TOC2"/>
            <w:tabs>
              <w:tab w:val="right" w:leader="dot" w:pos="8493"/>
            </w:tabs>
            <w:rPr>
              <w:rFonts w:asciiTheme="minorHAnsi" w:eastAsiaTheme="minorEastAsia" w:hAnsiTheme="minorHAnsi" w:cstheme="minorBidi"/>
              <w:noProof/>
              <w:szCs w:val="22"/>
            </w:rPr>
          </w:pPr>
          <w:hyperlink w:anchor="_Toc101728945" w:history="1">
            <w:r w:rsidR="00E3550E" w:rsidRPr="009E242A">
              <w:rPr>
                <w:rStyle w:val="a9"/>
                <w:noProof/>
              </w:rPr>
              <w:t xml:space="preserve">5.1 </w:t>
            </w:r>
            <w:r w:rsidR="00E3550E" w:rsidRPr="009E242A">
              <w:rPr>
                <w:rStyle w:val="a9"/>
                <w:noProof/>
              </w:rPr>
              <w:t>用户模块的详细设计与实现</w:t>
            </w:r>
            <w:r w:rsidR="00E3550E">
              <w:rPr>
                <w:noProof/>
                <w:webHidden/>
              </w:rPr>
              <w:tab/>
            </w:r>
            <w:r w:rsidR="00E3550E">
              <w:rPr>
                <w:noProof/>
                <w:webHidden/>
              </w:rPr>
              <w:fldChar w:fldCharType="begin"/>
            </w:r>
            <w:r w:rsidR="00E3550E">
              <w:rPr>
                <w:noProof/>
                <w:webHidden/>
              </w:rPr>
              <w:instrText xml:space="preserve"> PAGEREF _Toc101728945 \h </w:instrText>
            </w:r>
            <w:r w:rsidR="00E3550E">
              <w:rPr>
                <w:noProof/>
                <w:webHidden/>
              </w:rPr>
            </w:r>
            <w:r w:rsidR="00E3550E">
              <w:rPr>
                <w:noProof/>
                <w:webHidden/>
              </w:rPr>
              <w:fldChar w:fldCharType="separate"/>
            </w:r>
            <w:r w:rsidR="00E3550E">
              <w:rPr>
                <w:noProof/>
                <w:webHidden/>
              </w:rPr>
              <w:t>23</w:t>
            </w:r>
            <w:r w:rsidR="00E3550E">
              <w:rPr>
                <w:noProof/>
                <w:webHidden/>
              </w:rPr>
              <w:fldChar w:fldCharType="end"/>
            </w:r>
          </w:hyperlink>
        </w:p>
        <w:p w14:paraId="3DA6141D" w14:textId="3E0AE0DD" w:rsidR="00E3550E" w:rsidRDefault="006A01CC">
          <w:pPr>
            <w:pStyle w:val="TOC3"/>
            <w:tabs>
              <w:tab w:val="right" w:leader="dot" w:pos="8493"/>
            </w:tabs>
            <w:rPr>
              <w:rFonts w:asciiTheme="minorHAnsi" w:eastAsiaTheme="minorEastAsia" w:hAnsiTheme="minorHAnsi" w:cstheme="minorBidi"/>
              <w:noProof/>
              <w:szCs w:val="22"/>
            </w:rPr>
          </w:pPr>
          <w:hyperlink w:anchor="_Toc101728946" w:history="1">
            <w:r w:rsidR="00E3550E" w:rsidRPr="009E242A">
              <w:rPr>
                <w:rStyle w:val="a9"/>
                <w:rFonts w:eastAsia="黑体"/>
                <w:noProof/>
              </w:rPr>
              <w:t>5.1.1</w:t>
            </w:r>
            <w:r w:rsidR="00E3550E" w:rsidRPr="009E242A">
              <w:rPr>
                <w:rStyle w:val="a9"/>
                <w:rFonts w:eastAsia="黑体"/>
                <w:noProof/>
              </w:rPr>
              <w:t>通用的异常处理机制</w:t>
            </w:r>
            <w:r w:rsidR="00E3550E">
              <w:rPr>
                <w:noProof/>
                <w:webHidden/>
              </w:rPr>
              <w:tab/>
            </w:r>
            <w:r w:rsidR="00E3550E">
              <w:rPr>
                <w:noProof/>
                <w:webHidden/>
              </w:rPr>
              <w:fldChar w:fldCharType="begin"/>
            </w:r>
            <w:r w:rsidR="00E3550E">
              <w:rPr>
                <w:noProof/>
                <w:webHidden/>
              </w:rPr>
              <w:instrText xml:space="preserve"> PAGEREF _Toc101728946 \h </w:instrText>
            </w:r>
            <w:r w:rsidR="00E3550E">
              <w:rPr>
                <w:noProof/>
                <w:webHidden/>
              </w:rPr>
            </w:r>
            <w:r w:rsidR="00E3550E">
              <w:rPr>
                <w:noProof/>
                <w:webHidden/>
              </w:rPr>
              <w:fldChar w:fldCharType="separate"/>
            </w:r>
            <w:r w:rsidR="00E3550E">
              <w:rPr>
                <w:noProof/>
                <w:webHidden/>
              </w:rPr>
              <w:t>23</w:t>
            </w:r>
            <w:r w:rsidR="00E3550E">
              <w:rPr>
                <w:noProof/>
                <w:webHidden/>
              </w:rPr>
              <w:fldChar w:fldCharType="end"/>
            </w:r>
          </w:hyperlink>
        </w:p>
        <w:p w14:paraId="275E7733" w14:textId="084EE741" w:rsidR="00E3550E" w:rsidRDefault="006A01CC">
          <w:pPr>
            <w:pStyle w:val="TOC3"/>
            <w:tabs>
              <w:tab w:val="right" w:leader="dot" w:pos="8493"/>
            </w:tabs>
            <w:rPr>
              <w:rFonts w:asciiTheme="minorHAnsi" w:eastAsiaTheme="minorEastAsia" w:hAnsiTheme="minorHAnsi" w:cstheme="minorBidi"/>
              <w:noProof/>
              <w:szCs w:val="22"/>
            </w:rPr>
          </w:pPr>
          <w:hyperlink w:anchor="_Toc101728947" w:history="1">
            <w:r w:rsidR="00E3550E" w:rsidRPr="009E242A">
              <w:rPr>
                <w:rStyle w:val="a9"/>
                <w:rFonts w:eastAsia="黑体"/>
                <w:noProof/>
              </w:rPr>
              <w:t xml:space="preserve">5.1.2 </w:t>
            </w:r>
            <w:r w:rsidR="00E3550E" w:rsidRPr="009E242A">
              <w:rPr>
                <w:rStyle w:val="a9"/>
                <w:rFonts w:eastAsia="黑体"/>
                <w:noProof/>
              </w:rPr>
              <w:t>用户注册功能</w:t>
            </w:r>
            <w:r w:rsidR="00E3550E">
              <w:rPr>
                <w:noProof/>
                <w:webHidden/>
              </w:rPr>
              <w:tab/>
            </w:r>
            <w:r w:rsidR="00E3550E">
              <w:rPr>
                <w:noProof/>
                <w:webHidden/>
              </w:rPr>
              <w:fldChar w:fldCharType="begin"/>
            </w:r>
            <w:r w:rsidR="00E3550E">
              <w:rPr>
                <w:noProof/>
                <w:webHidden/>
              </w:rPr>
              <w:instrText xml:space="preserve"> PAGEREF _Toc101728947 \h </w:instrText>
            </w:r>
            <w:r w:rsidR="00E3550E">
              <w:rPr>
                <w:noProof/>
                <w:webHidden/>
              </w:rPr>
            </w:r>
            <w:r w:rsidR="00E3550E">
              <w:rPr>
                <w:noProof/>
                <w:webHidden/>
              </w:rPr>
              <w:fldChar w:fldCharType="separate"/>
            </w:r>
            <w:r w:rsidR="00E3550E">
              <w:rPr>
                <w:noProof/>
                <w:webHidden/>
              </w:rPr>
              <w:t>24</w:t>
            </w:r>
            <w:r w:rsidR="00E3550E">
              <w:rPr>
                <w:noProof/>
                <w:webHidden/>
              </w:rPr>
              <w:fldChar w:fldCharType="end"/>
            </w:r>
          </w:hyperlink>
        </w:p>
        <w:p w14:paraId="6E0FB11F" w14:textId="6218951A" w:rsidR="00E3550E" w:rsidRDefault="006A01CC">
          <w:pPr>
            <w:pStyle w:val="TOC3"/>
            <w:tabs>
              <w:tab w:val="right" w:leader="dot" w:pos="8493"/>
            </w:tabs>
            <w:rPr>
              <w:rFonts w:asciiTheme="minorHAnsi" w:eastAsiaTheme="minorEastAsia" w:hAnsiTheme="minorHAnsi" w:cstheme="minorBidi"/>
              <w:noProof/>
              <w:szCs w:val="22"/>
            </w:rPr>
          </w:pPr>
          <w:hyperlink w:anchor="_Toc101728948" w:history="1">
            <w:r w:rsidR="00E3550E" w:rsidRPr="009E242A">
              <w:rPr>
                <w:rStyle w:val="a9"/>
                <w:rFonts w:eastAsia="黑体"/>
                <w:noProof/>
              </w:rPr>
              <w:t xml:space="preserve">5.1.3 </w:t>
            </w:r>
            <w:r w:rsidR="00E3550E" w:rsidRPr="009E242A">
              <w:rPr>
                <w:rStyle w:val="a9"/>
                <w:rFonts w:eastAsia="黑体"/>
                <w:noProof/>
              </w:rPr>
              <w:t>用户登录功能</w:t>
            </w:r>
            <w:r w:rsidR="00E3550E">
              <w:rPr>
                <w:noProof/>
                <w:webHidden/>
              </w:rPr>
              <w:tab/>
            </w:r>
            <w:r w:rsidR="00E3550E">
              <w:rPr>
                <w:noProof/>
                <w:webHidden/>
              </w:rPr>
              <w:fldChar w:fldCharType="begin"/>
            </w:r>
            <w:r w:rsidR="00E3550E">
              <w:rPr>
                <w:noProof/>
                <w:webHidden/>
              </w:rPr>
              <w:instrText xml:space="preserve"> PAGEREF _Toc101728948 \h </w:instrText>
            </w:r>
            <w:r w:rsidR="00E3550E">
              <w:rPr>
                <w:noProof/>
                <w:webHidden/>
              </w:rPr>
            </w:r>
            <w:r w:rsidR="00E3550E">
              <w:rPr>
                <w:noProof/>
                <w:webHidden/>
              </w:rPr>
              <w:fldChar w:fldCharType="separate"/>
            </w:r>
            <w:r w:rsidR="00E3550E">
              <w:rPr>
                <w:noProof/>
                <w:webHidden/>
              </w:rPr>
              <w:t>24</w:t>
            </w:r>
            <w:r w:rsidR="00E3550E">
              <w:rPr>
                <w:noProof/>
                <w:webHidden/>
              </w:rPr>
              <w:fldChar w:fldCharType="end"/>
            </w:r>
          </w:hyperlink>
        </w:p>
        <w:p w14:paraId="6B0AEB0B" w14:textId="27ADCA88" w:rsidR="00E3550E" w:rsidRDefault="006A01CC">
          <w:pPr>
            <w:pStyle w:val="TOC2"/>
            <w:tabs>
              <w:tab w:val="right" w:leader="dot" w:pos="8493"/>
            </w:tabs>
            <w:rPr>
              <w:rFonts w:asciiTheme="minorHAnsi" w:eastAsiaTheme="minorEastAsia" w:hAnsiTheme="minorHAnsi" w:cstheme="minorBidi"/>
              <w:noProof/>
              <w:szCs w:val="22"/>
            </w:rPr>
          </w:pPr>
          <w:hyperlink w:anchor="_Toc101728949" w:history="1">
            <w:r w:rsidR="00E3550E" w:rsidRPr="009E242A">
              <w:rPr>
                <w:rStyle w:val="a9"/>
                <w:noProof/>
              </w:rPr>
              <w:t>5.2 ELK</w:t>
            </w:r>
            <w:r w:rsidR="00E3550E" w:rsidRPr="009E242A">
              <w:rPr>
                <w:rStyle w:val="a9"/>
                <w:noProof/>
              </w:rPr>
              <w:t>机制同步数据的详细设计与实现</w:t>
            </w:r>
            <w:r w:rsidR="00E3550E">
              <w:rPr>
                <w:noProof/>
                <w:webHidden/>
              </w:rPr>
              <w:tab/>
            </w:r>
            <w:r w:rsidR="00E3550E">
              <w:rPr>
                <w:noProof/>
                <w:webHidden/>
              </w:rPr>
              <w:fldChar w:fldCharType="begin"/>
            </w:r>
            <w:r w:rsidR="00E3550E">
              <w:rPr>
                <w:noProof/>
                <w:webHidden/>
              </w:rPr>
              <w:instrText xml:space="preserve"> PAGEREF _Toc101728949 \h </w:instrText>
            </w:r>
            <w:r w:rsidR="00E3550E">
              <w:rPr>
                <w:noProof/>
                <w:webHidden/>
              </w:rPr>
            </w:r>
            <w:r w:rsidR="00E3550E">
              <w:rPr>
                <w:noProof/>
                <w:webHidden/>
              </w:rPr>
              <w:fldChar w:fldCharType="separate"/>
            </w:r>
            <w:r w:rsidR="00E3550E">
              <w:rPr>
                <w:noProof/>
                <w:webHidden/>
              </w:rPr>
              <w:t>25</w:t>
            </w:r>
            <w:r w:rsidR="00E3550E">
              <w:rPr>
                <w:noProof/>
                <w:webHidden/>
              </w:rPr>
              <w:fldChar w:fldCharType="end"/>
            </w:r>
          </w:hyperlink>
        </w:p>
        <w:p w14:paraId="1CE7FDB5" w14:textId="6FBACA12" w:rsidR="00E3550E" w:rsidRDefault="006A01CC">
          <w:pPr>
            <w:pStyle w:val="TOC2"/>
            <w:tabs>
              <w:tab w:val="right" w:leader="dot" w:pos="8493"/>
            </w:tabs>
            <w:rPr>
              <w:rFonts w:asciiTheme="minorHAnsi" w:eastAsiaTheme="minorEastAsia" w:hAnsiTheme="minorHAnsi" w:cstheme="minorBidi"/>
              <w:noProof/>
              <w:szCs w:val="22"/>
            </w:rPr>
          </w:pPr>
          <w:hyperlink w:anchor="_Toc101728950" w:history="1">
            <w:r w:rsidR="00E3550E" w:rsidRPr="009E242A">
              <w:rPr>
                <w:rStyle w:val="a9"/>
                <w:noProof/>
              </w:rPr>
              <w:t>5.3</w:t>
            </w:r>
            <w:r w:rsidR="00E3550E" w:rsidRPr="009E242A">
              <w:rPr>
                <w:rStyle w:val="a9"/>
                <w:noProof/>
              </w:rPr>
              <w:t>搜索模块的详细设计与实现</w:t>
            </w:r>
            <w:r w:rsidR="00E3550E">
              <w:rPr>
                <w:noProof/>
                <w:webHidden/>
              </w:rPr>
              <w:tab/>
            </w:r>
            <w:r w:rsidR="00E3550E">
              <w:rPr>
                <w:noProof/>
                <w:webHidden/>
              </w:rPr>
              <w:fldChar w:fldCharType="begin"/>
            </w:r>
            <w:r w:rsidR="00E3550E">
              <w:rPr>
                <w:noProof/>
                <w:webHidden/>
              </w:rPr>
              <w:instrText xml:space="preserve"> PAGEREF _Toc101728950 \h </w:instrText>
            </w:r>
            <w:r w:rsidR="00E3550E">
              <w:rPr>
                <w:noProof/>
                <w:webHidden/>
              </w:rPr>
            </w:r>
            <w:r w:rsidR="00E3550E">
              <w:rPr>
                <w:noProof/>
                <w:webHidden/>
              </w:rPr>
              <w:fldChar w:fldCharType="separate"/>
            </w:r>
            <w:r w:rsidR="00E3550E">
              <w:rPr>
                <w:noProof/>
                <w:webHidden/>
              </w:rPr>
              <w:t>27</w:t>
            </w:r>
            <w:r w:rsidR="00E3550E">
              <w:rPr>
                <w:noProof/>
                <w:webHidden/>
              </w:rPr>
              <w:fldChar w:fldCharType="end"/>
            </w:r>
          </w:hyperlink>
        </w:p>
        <w:p w14:paraId="0AFCD436" w14:textId="45A7B043" w:rsidR="00E3550E" w:rsidRDefault="006A01CC">
          <w:pPr>
            <w:pStyle w:val="TOC3"/>
            <w:tabs>
              <w:tab w:val="right" w:leader="dot" w:pos="8493"/>
            </w:tabs>
            <w:rPr>
              <w:rFonts w:asciiTheme="minorHAnsi" w:eastAsiaTheme="minorEastAsia" w:hAnsiTheme="minorHAnsi" w:cstheme="minorBidi"/>
              <w:noProof/>
              <w:szCs w:val="22"/>
            </w:rPr>
          </w:pPr>
          <w:hyperlink w:anchor="_Toc101728951" w:history="1">
            <w:r w:rsidR="00E3550E" w:rsidRPr="009E242A">
              <w:rPr>
                <w:rStyle w:val="a9"/>
                <w:rFonts w:eastAsia="黑体"/>
                <w:noProof/>
              </w:rPr>
              <w:t>5.3.1</w:t>
            </w:r>
            <w:r w:rsidR="00E3550E" w:rsidRPr="009E242A">
              <w:rPr>
                <w:rStyle w:val="a9"/>
                <w:rFonts w:eastAsia="黑体"/>
                <w:noProof/>
              </w:rPr>
              <w:t>根据关键词、品类搜索功能</w:t>
            </w:r>
            <w:r w:rsidR="00E3550E">
              <w:rPr>
                <w:noProof/>
                <w:webHidden/>
              </w:rPr>
              <w:tab/>
            </w:r>
            <w:r w:rsidR="00E3550E">
              <w:rPr>
                <w:noProof/>
                <w:webHidden/>
              </w:rPr>
              <w:fldChar w:fldCharType="begin"/>
            </w:r>
            <w:r w:rsidR="00E3550E">
              <w:rPr>
                <w:noProof/>
                <w:webHidden/>
              </w:rPr>
              <w:instrText xml:space="preserve"> PAGEREF _Toc101728951 \h </w:instrText>
            </w:r>
            <w:r w:rsidR="00E3550E">
              <w:rPr>
                <w:noProof/>
                <w:webHidden/>
              </w:rPr>
            </w:r>
            <w:r w:rsidR="00E3550E">
              <w:rPr>
                <w:noProof/>
                <w:webHidden/>
              </w:rPr>
              <w:fldChar w:fldCharType="separate"/>
            </w:r>
            <w:r w:rsidR="00E3550E">
              <w:rPr>
                <w:noProof/>
                <w:webHidden/>
              </w:rPr>
              <w:t>27</w:t>
            </w:r>
            <w:r w:rsidR="00E3550E">
              <w:rPr>
                <w:noProof/>
                <w:webHidden/>
              </w:rPr>
              <w:fldChar w:fldCharType="end"/>
            </w:r>
          </w:hyperlink>
        </w:p>
        <w:p w14:paraId="2065CBB9" w14:textId="0A7F4793" w:rsidR="00E3550E" w:rsidRDefault="006A01CC">
          <w:pPr>
            <w:pStyle w:val="TOC3"/>
            <w:tabs>
              <w:tab w:val="right" w:leader="dot" w:pos="8493"/>
            </w:tabs>
            <w:rPr>
              <w:rFonts w:asciiTheme="minorHAnsi" w:eastAsiaTheme="minorEastAsia" w:hAnsiTheme="minorHAnsi" w:cstheme="minorBidi"/>
              <w:noProof/>
              <w:szCs w:val="22"/>
            </w:rPr>
          </w:pPr>
          <w:hyperlink w:anchor="_Toc101728952" w:history="1">
            <w:r w:rsidR="00E3550E" w:rsidRPr="009E242A">
              <w:rPr>
                <w:rStyle w:val="a9"/>
                <w:rFonts w:eastAsia="黑体"/>
                <w:noProof/>
              </w:rPr>
              <w:t xml:space="preserve">5.3.2 </w:t>
            </w:r>
            <w:r w:rsidR="00E3550E" w:rsidRPr="009E242A">
              <w:rPr>
                <w:rStyle w:val="a9"/>
                <w:rFonts w:eastAsia="黑体"/>
                <w:noProof/>
              </w:rPr>
              <w:t>根据排序、标签查看搜索结果功能</w:t>
            </w:r>
            <w:r w:rsidR="00E3550E">
              <w:rPr>
                <w:noProof/>
                <w:webHidden/>
              </w:rPr>
              <w:tab/>
            </w:r>
            <w:r w:rsidR="00E3550E">
              <w:rPr>
                <w:noProof/>
                <w:webHidden/>
              </w:rPr>
              <w:fldChar w:fldCharType="begin"/>
            </w:r>
            <w:r w:rsidR="00E3550E">
              <w:rPr>
                <w:noProof/>
                <w:webHidden/>
              </w:rPr>
              <w:instrText xml:space="preserve"> PAGEREF _Toc101728952 \h </w:instrText>
            </w:r>
            <w:r w:rsidR="00E3550E">
              <w:rPr>
                <w:noProof/>
                <w:webHidden/>
              </w:rPr>
            </w:r>
            <w:r w:rsidR="00E3550E">
              <w:rPr>
                <w:noProof/>
                <w:webHidden/>
              </w:rPr>
              <w:fldChar w:fldCharType="separate"/>
            </w:r>
            <w:r w:rsidR="00E3550E">
              <w:rPr>
                <w:noProof/>
                <w:webHidden/>
              </w:rPr>
              <w:t>30</w:t>
            </w:r>
            <w:r w:rsidR="00E3550E">
              <w:rPr>
                <w:noProof/>
                <w:webHidden/>
              </w:rPr>
              <w:fldChar w:fldCharType="end"/>
            </w:r>
          </w:hyperlink>
        </w:p>
        <w:p w14:paraId="7C454335" w14:textId="6DB1C3DD" w:rsidR="00E3550E" w:rsidRDefault="006A01CC">
          <w:pPr>
            <w:pStyle w:val="TOC3"/>
            <w:tabs>
              <w:tab w:val="right" w:leader="dot" w:pos="8493"/>
            </w:tabs>
            <w:rPr>
              <w:rFonts w:asciiTheme="minorHAnsi" w:eastAsiaTheme="minorEastAsia" w:hAnsiTheme="minorHAnsi" w:cstheme="minorBidi"/>
              <w:noProof/>
              <w:szCs w:val="22"/>
            </w:rPr>
          </w:pPr>
          <w:hyperlink w:anchor="_Toc101728953" w:history="1">
            <w:r w:rsidR="00E3550E" w:rsidRPr="009E242A">
              <w:rPr>
                <w:rStyle w:val="a9"/>
                <w:rFonts w:eastAsia="黑体"/>
                <w:noProof/>
              </w:rPr>
              <w:t xml:space="preserve">5.3.3 </w:t>
            </w:r>
            <w:r w:rsidR="00E3550E" w:rsidRPr="009E242A">
              <w:rPr>
                <w:rStyle w:val="a9"/>
                <w:rFonts w:eastAsia="黑体"/>
                <w:noProof/>
              </w:rPr>
              <w:t>根据同义词扩展查看搜索结果功能</w:t>
            </w:r>
            <w:r w:rsidR="00E3550E">
              <w:rPr>
                <w:noProof/>
                <w:webHidden/>
              </w:rPr>
              <w:tab/>
            </w:r>
            <w:r w:rsidR="00E3550E">
              <w:rPr>
                <w:noProof/>
                <w:webHidden/>
              </w:rPr>
              <w:fldChar w:fldCharType="begin"/>
            </w:r>
            <w:r w:rsidR="00E3550E">
              <w:rPr>
                <w:noProof/>
                <w:webHidden/>
              </w:rPr>
              <w:instrText xml:space="preserve"> PAGEREF _Toc101728953 \h </w:instrText>
            </w:r>
            <w:r w:rsidR="00E3550E">
              <w:rPr>
                <w:noProof/>
                <w:webHidden/>
              </w:rPr>
            </w:r>
            <w:r w:rsidR="00E3550E">
              <w:rPr>
                <w:noProof/>
                <w:webHidden/>
              </w:rPr>
              <w:fldChar w:fldCharType="separate"/>
            </w:r>
            <w:r w:rsidR="00E3550E">
              <w:rPr>
                <w:noProof/>
                <w:webHidden/>
              </w:rPr>
              <w:t>31</w:t>
            </w:r>
            <w:r w:rsidR="00E3550E">
              <w:rPr>
                <w:noProof/>
                <w:webHidden/>
              </w:rPr>
              <w:fldChar w:fldCharType="end"/>
            </w:r>
          </w:hyperlink>
        </w:p>
        <w:p w14:paraId="083041A4" w14:textId="5F2FE60A" w:rsidR="00E3550E" w:rsidRDefault="006A01CC">
          <w:pPr>
            <w:pStyle w:val="TOC3"/>
            <w:tabs>
              <w:tab w:val="right" w:leader="dot" w:pos="8493"/>
            </w:tabs>
            <w:rPr>
              <w:rFonts w:asciiTheme="minorHAnsi" w:eastAsiaTheme="minorEastAsia" w:hAnsiTheme="minorHAnsi" w:cstheme="minorBidi"/>
              <w:noProof/>
              <w:szCs w:val="22"/>
            </w:rPr>
          </w:pPr>
          <w:hyperlink w:anchor="_Toc101728954" w:history="1">
            <w:r w:rsidR="00E3550E" w:rsidRPr="009E242A">
              <w:rPr>
                <w:rStyle w:val="a9"/>
                <w:rFonts w:eastAsia="黑体"/>
                <w:noProof/>
              </w:rPr>
              <w:t xml:space="preserve">5.3.4 </w:t>
            </w:r>
            <w:r w:rsidR="00E3550E" w:rsidRPr="009E242A">
              <w:rPr>
                <w:rStyle w:val="a9"/>
                <w:rFonts w:eastAsia="黑体"/>
                <w:noProof/>
              </w:rPr>
              <w:t>根据相关性查看搜索结果功能</w:t>
            </w:r>
            <w:r w:rsidR="00E3550E">
              <w:rPr>
                <w:noProof/>
                <w:webHidden/>
              </w:rPr>
              <w:tab/>
            </w:r>
            <w:r w:rsidR="00E3550E">
              <w:rPr>
                <w:noProof/>
                <w:webHidden/>
              </w:rPr>
              <w:fldChar w:fldCharType="begin"/>
            </w:r>
            <w:r w:rsidR="00E3550E">
              <w:rPr>
                <w:noProof/>
                <w:webHidden/>
              </w:rPr>
              <w:instrText xml:space="preserve"> PAGEREF _Toc101728954 \h </w:instrText>
            </w:r>
            <w:r w:rsidR="00E3550E">
              <w:rPr>
                <w:noProof/>
                <w:webHidden/>
              </w:rPr>
            </w:r>
            <w:r w:rsidR="00E3550E">
              <w:rPr>
                <w:noProof/>
                <w:webHidden/>
              </w:rPr>
              <w:fldChar w:fldCharType="separate"/>
            </w:r>
            <w:r w:rsidR="00E3550E">
              <w:rPr>
                <w:noProof/>
                <w:webHidden/>
              </w:rPr>
              <w:t>32</w:t>
            </w:r>
            <w:r w:rsidR="00E3550E">
              <w:rPr>
                <w:noProof/>
                <w:webHidden/>
              </w:rPr>
              <w:fldChar w:fldCharType="end"/>
            </w:r>
          </w:hyperlink>
        </w:p>
        <w:p w14:paraId="3E52EDF2" w14:textId="1580E709" w:rsidR="00E3550E" w:rsidRDefault="006A01CC">
          <w:pPr>
            <w:pStyle w:val="TOC2"/>
            <w:tabs>
              <w:tab w:val="right" w:leader="dot" w:pos="8493"/>
            </w:tabs>
            <w:rPr>
              <w:rFonts w:asciiTheme="minorHAnsi" w:eastAsiaTheme="minorEastAsia" w:hAnsiTheme="minorHAnsi" w:cstheme="minorBidi"/>
              <w:noProof/>
              <w:szCs w:val="22"/>
            </w:rPr>
          </w:pPr>
          <w:hyperlink w:anchor="_Toc101728955" w:history="1">
            <w:r w:rsidR="00E3550E" w:rsidRPr="009E242A">
              <w:rPr>
                <w:rStyle w:val="a9"/>
                <w:noProof/>
              </w:rPr>
              <w:t xml:space="preserve">5.4 </w:t>
            </w:r>
            <w:r w:rsidR="00E3550E" w:rsidRPr="009E242A">
              <w:rPr>
                <w:rStyle w:val="a9"/>
                <w:noProof/>
              </w:rPr>
              <w:t>推荐模块的详细设计与实现</w:t>
            </w:r>
            <w:r w:rsidR="00E3550E">
              <w:rPr>
                <w:noProof/>
                <w:webHidden/>
              </w:rPr>
              <w:tab/>
            </w:r>
            <w:r w:rsidR="00E3550E">
              <w:rPr>
                <w:noProof/>
                <w:webHidden/>
              </w:rPr>
              <w:fldChar w:fldCharType="begin"/>
            </w:r>
            <w:r w:rsidR="00E3550E">
              <w:rPr>
                <w:noProof/>
                <w:webHidden/>
              </w:rPr>
              <w:instrText xml:space="preserve"> PAGEREF _Toc101728955 \h </w:instrText>
            </w:r>
            <w:r w:rsidR="00E3550E">
              <w:rPr>
                <w:noProof/>
                <w:webHidden/>
              </w:rPr>
            </w:r>
            <w:r w:rsidR="00E3550E">
              <w:rPr>
                <w:noProof/>
                <w:webHidden/>
              </w:rPr>
              <w:fldChar w:fldCharType="separate"/>
            </w:r>
            <w:r w:rsidR="00E3550E">
              <w:rPr>
                <w:noProof/>
                <w:webHidden/>
              </w:rPr>
              <w:t>33</w:t>
            </w:r>
            <w:r w:rsidR="00E3550E">
              <w:rPr>
                <w:noProof/>
                <w:webHidden/>
              </w:rPr>
              <w:fldChar w:fldCharType="end"/>
            </w:r>
          </w:hyperlink>
        </w:p>
        <w:p w14:paraId="0E7F2DB1" w14:textId="5E4202BA" w:rsidR="00E3550E" w:rsidRDefault="006A01CC">
          <w:pPr>
            <w:pStyle w:val="TOC3"/>
            <w:tabs>
              <w:tab w:val="right" w:leader="dot" w:pos="8493"/>
            </w:tabs>
            <w:rPr>
              <w:rFonts w:asciiTheme="minorHAnsi" w:eastAsiaTheme="minorEastAsia" w:hAnsiTheme="minorHAnsi" w:cstheme="minorBidi"/>
              <w:noProof/>
              <w:szCs w:val="22"/>
            </w:rPr>
          </w:pPr>
          <w:hyperlink w:anchor="_Toc101728956" w:history="1">
            <w:r w:rsidR="00E3550E" w:rsidRPr="009E242A">
              <w:rPr>
                <w:rStyle w:val="a9"/>
                <w:rFonts w:eastAsia="黑体"/>
                <w:noProof/>
              </w:rPr>
              <w:t>5.4.1 ALS</w:t>
            </w:r>
            <w:r w:rsidR="00E3550E" w:rsidRPr="009E242A">
              <w:rPr>
                <w:rStyle w:val="a9"/>
                <w:rFonts w:eastAsia="黑体"/>
                <w:noProof/>
              </w:rPr>
              <w:t>算法训练实现</w:t>
            </w:r>
            <w:r w:rsidR="00E3550E">
              <w:rPr>
                <w:noProof/>
                <w:webHidden/>
              </w:rPr>
              <w:tab/>
            </w:r>
            <w:r w:rsidR="00E3550E">
              <w:rPr>
                <w:noProof/>
                <w:webHidden/>
              </w:rPr>
              <w:fldChar w:fldCharType="begin"/>
            </w:r>
            <w:r w:rsidR="00E3550E">
              <w:rPr>
                <w:noProof/>
                <w:webHidden/>
              </w:rPr>
              <w:instrText xml:space="preserve"> PAGEREF _Toc101728956 \h </w:instrText>
            </w:r>
            <w:r w:rsidR="00E3550E">
              <w:rPr>
                <w:noProof/>
                <w:webHidden/>
              </w:rPr>
            </w:r>
            <w:r w:rsidR="00E3550E">
              <w:rPr>
                <w:noProof/>
                <w:webHidden/>
              </w:rPr>
              <w:fldChar w:fldCharType="separate"/>
            </w:r>
            <w:r w:rsidR="00E3550E">
              <w:rPr>
                <w:noProof/>
                <w:webHidden/>
              </w:rPr>
              <w:t>33</w:t>
            </w:r>
            <w:r w:rsidR="00E3550E">
              <w:rPr>
                <w:noProof/>
                <w:webHidden/>
              </w:rPr>
              <w:fldChar w:fldCharType="end"/>
            </w:r>
          </w:hyperlink>
        </w:p>
        <w:p w14:paraId="40088B6F" w14:textId="19874987" w:rsidR="00E3550E" w:rsidRDefault="006A01CC">
          <w:pPr>
            <w:pStyle w:val="TOC3"/>
            <w:tabs>
              <w:tab w:val="right" w:leader="dot" w:pos="8493"/>
            </w:tabs>
            <w:rPr>
              <w:rFonts w:asciiTheme="minorHAnsi" w:eastAsiaTheme="minorEastAsia" w:hAnsiTheme="minorHAnsi" w:cstheme="minorBidi"/>
              <w:noProof/>
              <w:szCs w:val="22"/>
            </w:rPr>
          </w:pPr>
          <w:hyperlink w:anchor="_Toc101728957" w:history="1">
            <w:r w:rsidR="00E3550E" w:rsidRPr="009E242A">
              <w:rPr>
                <w:rStyle w:val="a9"/>
                <w:rFonts w:eastAsia="黑体"/>
                <w:noProof/>
              </w:rPr>
              <w:t>5.4.2 LR</w:t>
            </w:r>
            <w:r w:rsidR="00E3550E" w:rsidRPr="009E242A">
              <w:rPr>
                <w:rStyle w:val="a9"/>
                <w:rFonts w:eastAsia="黑体"/>
                <w:noProof/>
              </w:rPr>
              <w:t>算法训练实现</w:t>
            </w:r>
            <w:r w:rsidR="00E3550E">
              <w:rPr>
                <w:noProof/>
                <w:webHidden/>
              </w:rPr>
              <w:tab/>
            </w:r>
            <w:r w:rsidR="00E3550E">
              <w:rPr>
                <w:noProof/>
                <w:webHidden/>
              </w:rPr>
              <w:fldChar w:fldCharType="begin"/>
            </w:r>
            <w:r w:rsidR="00E3550E">
              <w:rPr>
                <w:noProof/>
                <w:webHidden/>
              </w:rPr>
              <w:instrText xml:space="preserve"> PAGEREF _Toc101728957 \h </w:instrText>
            </w:r>
            <w:r w:rsidR="00E3550E">
              <w:rPr>
                <w:noProof/>
                <w:webHidden/>
              </w:rPr>
            </w:r>
            <w:r w:rsidR="00E3550E">
              <w:rPr>
                <w:noProof/>
                <w:webHidden/>
              </w:rPr>
              <w:fldChar w:fldCharType="separate"/>
            </w:r>
            <w:r w:rsidR="00E3550E">
              <w:rPr>
                <w:noProof/>
                <w:webHidden/>
              </w:rPr>
              <w:t>35</w:t>
            </w:r>
            <w:r w:rsidR="00E3550E">
              <w:rPr>
                <w:noProof/>
                <w:webHidden/>
              </w:rPr>
              <w:fldChar w:fldCharType="end"/>
            </w:r>
          </w:hyperlink>
        </w:p>
        <w:p w14:paraId="22D9FAA4" w14:textId="56DA4B19" w:rsidR="00E3550E" w:rsidRDefault="006A01CC">
          <w:pPr>
            <w:pStyle w:val="TOC3"/>
            <w:tabs>
              <w:tab w:val="right" w:leader="dot" w:pos="8493"/>
            </w:tabs>
            <w:rPr>
              <w:rFonts w:asciiTheme="minorHAnsi" w:eastAsiaTheme="minorEastAsia" w:hAnsiTheme="minorHAnsi" w:cstheme="minorBidi"/>
              <w:noProof/>
              <w:szCs w:val="22"/>
            </w:rPr>
          </w:pPr>
          <w:hyperlink w:anchor="_Toc101728958" w:history="1">
            <w:r w:rsidR="00E3550E" w:rsidRPr="009E242A">
              <w:rPr>
                <w:rStyle w:val="a9"/>
                <w:rFonts w:ascii="黑体" w:eastAsia="黑体" w:hAnsi="黑体"/>
                <w:noProof/>
              </w:rPr>
              <w:t>5.4.3 推荐接入的实现</w:t>
            </w:r>
            <w:r w:rsidR="00E3550E">
              <w:rPr>
                <w:noProof/>
                <w:webHidden/>
              </w:rPr>
              <w:tab/>
            </w:r>
            <w:r w:rsidR="00E3550E">
              <w:rPr>
                <w:noProof/>
                <w:webHidden/>
              </w:rPr>
              <w:fldChar w:fldCharType="begin"/>
            </w:r>
            <w:r w:rsidR="00E3550E">
              <w:rPr>
                <w:noProof/>
                <w:webHidden/>
              </w:rPr>
              <w:instrText xml:space="preserve"> PAGEREF _Toc101728958 \h </w:instrText>
            </w:r>
            <w:r w:rsidR="00E3550E">
              <w:rPr>
                <w:noProof/>
                <w:webHidden/>
              </w:rPr>
            </w:r>
            <w:r w:rsidR="00E3550E">
              <w:rPr>
                <w:noProof/>
                <w:webHidden/>
              </w:rPr>
              <w:fldChar w:fldCharType="separate"/>
            </w:r>
            <w:r w:rsidR="00E3550E">
              <w:rPr>
                <w:noProof/>
                <w:webHidden/>
              </w:rPr>
              <w:t>36</w:t>
            </w:r>
            <w:r w:rsidR="00E3550E">
              <w:rPr>
                <w:noProof/>
                <w:webHidden/>
              </w:rPr>
              <w:fldChar w:fldCharType="end"/>
            </w:r>
          </w:hyperlink>
        </w:p>
        <w:p w14:paraId="1F712CD6" w14:textId="09ACB77D" w:rsidR="00E3550E" w:rsidRDefault="006A01CC">
          <w:pPr>
            <w:pStyle w:val="TOC2"/>
            <w:tabs>
              <w:tab w:val="right" w:leader="dot" w:pos="8493"/>
            </w:tabs>
            <w:rPr>
              <w:rFonts w:asciiTheme="minorHAnsi" w:eastAsiaTheme="minorEastAsia" w:hAnsiTheme="minorHAnsi" w:cstheme="minorBidi"/>
              <w:noProof/>
              <w:szCs w:val="22"/>
            </w:rPr>
          </w:pPr>
          <w:hyperlink w:anchor="_Toc101728959" w:history="1">
            <w:r w:rsidR="00E3550E" w:rsidRPr="009E242A">
              <w:rPr>
                <w:rStyle w:val="a9"/>
                <w:noProof/>
              </w:rPr>
              <w:t xml:space="preserve">5.5 </w:t>
            </w:r>
            <w:r w:rsidR="00E3550E" w:rsidRPr="009E242A">
              <w:rPr>
                <w:rStyle w:val="a9"/>
                <w:noProof/>
              </w:rPr>
              <w:t>后台管理模块的详细设计与实现</w:t>
            </w:r>
            <w:r w:rsidR="00E3550E">
              <w:rPr>
                <w:noProof/>
                <w:webHidden/>
              </w:rPr>
              <w:tab/>
            </w:r>
            <w:r w:rsidR="00E3550E">
              <w:rPr>
                <w:noProof/>
                <w:webHidden/>
              </w:rPr>
              <w:fldChar w:fldCharType="begin"/>
            </w:r>
            <w:r w:rsidR="00E3550E">
              <w:rPr>
                <w:noProof/>
                <w:webHidden/>
              </w:rPr>
              <w:instrText xml:space="preserve"> PAGEREF _Toc101728959 \h </w:instrText>
            </w:r>
            <w:r w:rsidR="00E3550E">
              <w:rPr>
                <w:noProof/>
                <w:webHidden/>
              </w:rPr>
            </w:r>
            <w:r w:rsidR="00E3550E">
              <w:rPr>
                <w:noProof/>
                <w:webHidden/>
              </w:rPr>
              <w:fldChar w:fldCharType="separate"/>
            </w:r>
            <w:r w:rsidR="00E3550E">
              <w:rPr>
                <w:noProof/>
                <w:webHidden/>
              </w:rPr>
              <w:t>37</w:t>
            </w:r>
            <w:r w:rsidR="00E3550E">
              <w:rPr>
                <w:noProof/>
                <w:webHidden/>
              </w:rPr>
              <w:fldChar w:fldCharType="end"/>
            </w:r>
          </w:hyperlink>
        </w:p>
        <w:p w14:paraId="53D1DD9D" w14:textId="44E58D4E" w:rsidR="00E3550E" w:rsidRDefault="006A01CC">
          <w:pPr>
            <w:pStyle w:val="TOC3"/>
            <w:tabs>
              <w:tab w:val="right" w:leader="dot" w:pos="8493"/>
            </w:tabs>
            <w:rPr>
              <w:rFonts w:asciiTheme="minorHAnsi" w:eastAsiaTheme="minorEastAsia" w:hAnsiTheme="minorHAnsi" w:cstheme="minorBidi"/>
              <w:noProof/>
              <w:szCs w:val="22"/>
            </w:rPr>
          </w:pPr>
          <w:hyperlink w:anchor="_Toc101728960" w:history="1">
            <w:r w:rsidR="00E3550E" w:rsidRPr="009E242A">
              <w:rPr>
                <w:rStyle w:val="a9"/>
                <w:rFonts w:ascii="黑体" w:eastAsia="黑体" w:hAnsi="黑体"/>
                <w:noProof/>
              </w:rPr>
              <w:t>5.5.1 品类管理功能</w:t>
            </w:r>
            <w:r w:rsidR="00E3550E">
              <w:rPr>
                <w:noProof/>
                <w:webHidden/>
              </w:rPr>
              <w:tab/>
            </w:r>
            <w:r w:rsidR="00E3550E">
              <w:rPr>
                <w:noProof/>
                <w:webHidden/>
              </w:rPr>
              <w:fldChar w:fldCharType="begin"/>
            </w:r>
            <w:r w:rsidR="00E3550E">
              <w:rPr>
                <w:noProof/>
                <w:webHidden/>
              </w:rPr>
              <w:instrText xml:space="preserve"> PAGEREF _Toc101728960 \h </w:instrText>
            </w:r>
            <w:r w:rsidR="00E3550E">
              <w:rPr>
                <w:noProof/>
                <w:webHidden/>
              </w:rPr>
            </w:r>
            <w:r w:rsidR="00E3550E">
              <w:rPr>
                <w:noProof/>
                <w:webHidden/>
              </w:rPr>
              <w:fldChar w:fldCharType="separate"/>
            </w:r>
            <w:r w:rsidR="00E3550E">
              <w:rPr>
                <w:noProof/>
                <w:webHidden/>
              </w:rPr>
              <w:t>37</w:t>
            </w:r>
            <w:r w:rsidR="00E3550E">
              <w:rPr>
                <w:noProof/>
                <w:webHidden/>
              </w:rPr>
              <w:fldChar w:fldCharType="end"/>
            </w:r>
          </w:hyperlink>
        </w:p>
        <w:p w14:paraId="352FC201" w14:textId="7A35B4BA" w:rsidR="00E3550E" w:rsidRDefault="006A01CC">
          <w:pPr>
            <w:pStyle w:val="TOC3"/>
            <w:tabs>
              <w:tab w:val="right" w:leader="dot" w:pos="8493"/>
            </w:tabs>
            <w:rPr>
              <w:rFonts w:asciiTheme="minorHAnsi" w:eastAsiaTheme="minorEastAsia" w:hAnsiTheme="minorHAnsi" w:cstheme="minorBidi"/>
              <w:noProof/>
              <w:szCs w:val="22"/>
            </w:rPr>
          </w:pPr>
          <w:hyperlink w:anchor="_Toc101728961" w:history="1">
            <w:r w:rsidR="00E3550E" w:rsidRPr="009E242A">
              <w:rPr>
                <w:rStyle w:val="a9"/>
                <w:rFonts w:ascii="黑体" w:eastAsia="黑体" w:hAnsi="黑体"/>
                <w:noProof/>
              </w:rPr>
              <w:t>5.5.2 商户管理功能</w:t>
            </w:r>
            <w:r w:rsidR="00E3550E">
              <w:rPr>
                <w:noProof/>
                <w:webHidden/>
              </w:rPr>
              <w:tab/>
            </w:r>
            <w:r w:rsidR="00E3550E">
              <w:rPr>
                <w:noProof/>
                <w:webHidden/>
              </w:rPr>
              <w:fldChar w:fldCharType="begin"/>
            </w:r>
            <w:r w:rsidR="00E3550E">
              <w:rPr>
                <w:noProof/>
                <w:webHidden/>
              </w:rPr>
              <w:instrText xml:space="preserve"> PAGEREF _Toc101728961 \h </w:instrText>
            </w:r>
            <w:r w:rsidR="00E3550E">
              <w:rPr>
                <w:noProof/>
                <w:webHidden/>
              </w:rPr>
            </w:r>
            <w:r w:rsidR="00E3550E">
              <w:rPr>
                <w:noProof/>
                <w:webHidden/>
              </w:rPr>
              <w:fldChar w:fldCharType="separate"/>
            </w:r>
            <w:r w:rsidR="00E3550E">
              <w:rPr>
                <w:noProof/>
                <w:webHidden/>
              </w:rPr>
              <w:t>38</w:t>
            </w:r>
            <w:r w:rsidR="00E3550E">
              <w:rPr>
                <w:noProof/>
                <w:webHidden/>
              </w:rPr>
              <w:fldChar w:fldCharType="end"/>
            </w:r>
          </w:hyperlink>
        </w:p>
        <w:p w14:paraId="04325E68" w14:textId="685DD50F" w:rsidR="00E3550E" w:rsidRDefault="006A01CC">
          <w:pPr>
            <w:pStyle w:val="TOC3"/>
            <w:tabs>
              <w:tab w:val="right" w:leader="dot" w:pos="8493"/>
            </w:tabs>
            <w:rPr>
              <w:rFonts w:asciiTheme="minorHAnsi" w:eastAsiaTheme="minorEastAsia" w:hAnsiTheme="minorHAnsi" w:cstheme="minorBidi"/>
              <w:noProof/>
              <w:szCs w:val="22"/>
            </w:rPr>
          </w:pPr>
          <w:hyperlink w:anchor="_Toc101728962" w:history="1">
            <w:r w:rsidR="00E3550E" w:rsidRPr="009E242A">
              <w:rPr>
                <w:rStyle w:val="a9"/>
                <w:rFonts w:ascii="黑体" w:eastAsia="黑体" w:hAnsi="黑体"/>
                <w:noProof/>
              </w:rPr>
              <w:t>5.5.3 门店管理功能</w:t>
            </w:r>
            <w:r w:rsidR="00E3550E">
              <w:rPr>
                <w:noProof/>
                <w:webHidden/>
              </w:rPr>
              <w:tab/>
            </w:r>
            <w:r w:rsidR="00E3550E">
              <w:rPr>
                <w:noProof/>
                <w:webHidden/>
              </w:rPr>
              <w:fldChar w:fldCharType="begin"/>
            </w:r>
            <w:r w:rsidR="00E3550E">
              <w:rPr>
                <w:noProof/>
                <w:webHidden/>
              </w:rPr>
              <w:instrText xml:space="preserve"> PAGEREF _Toc101728962 \h </w:instrText>
            </w:r>
            <w:r w:rsidR="00E3550E">
              <w:rPr>
                <w:noProof/>
                <w:webHidden/>
              </w:rPr>
            </w:r>
            <w:r w:rsidR="00E3550E">
              <w:rPr>
                <w:noProof/>
                <w:webHidden/>
              </w:rPr>
              <w:fldChar w:fldCharType="separate"/>
            </w:r>
            <w:r w:rsidR="00E3550E">
              <w:rPr>
                <w:noProof/>
                <w:webHidden/>
              </w:rPr>
              <w:t>38</w:t>
            </w:r>
            <w:r w:rsidR="00E3550E">
              <w:rPr>
                <w:noProof/>
                <w:webHidden/>
              </w:rPr>
              <w:fldChar w:fldCharType="end"/>
            </w:r>
          </w:hyperlink>
        </w:p>
        <w:p w14:paraId="1B5C7E8C" w14:textId="7C37E85A" w:rsidR="00E3550E" w:rsidRDefault="006A01CC">
          <w:pPr>
            <w:pStyle w:val="TOC2"/>
            <w:tabs>
              <w:tab w:val="right" w:leader="dot" w:pos="8493"/>
            </w:tabs>
            <w:rPr>
              <w:rFonts w:asciiTheme="minorHAnsi" w:eastAsiaTheme="minorEastAsia" w:hAnsiTheme="minorHAnsi" w:cstheme="minorBidi"/>
              <w:noProof/>
              <w:szCs w:val="22"/>
            </w:rPr>
          </w:pPr>
          <w:hyperlink w:anchor="_Toc101728963" w:history="1">
            <w:r w:rsidR="00E3550E" w:rsidRPr="009E242A">
              <w:rPr>
                <w:rStyle w:val="a9"/>
                <w:rFonts w:eastAsia="黑体"/>
                <w:bCs/>
                <w:noProof/>
                <w:kern w:val="0"/>
              </w:rPr>
              <w:t xml:space="preserve">5.6 </w:t>
            </w:r>
            <w:r w:rsidR="00E3550E" w:rsidRPr="009E242A">
              <w:rPr>
                <w:rStyle w:val="a9"/>
                <w:rFonts w:eastAsia="黑体"/>
                <w:bCs/>
                <w:noProof/>
                <w:kern w:val="0"/>
              </w:rPr>
              <w:t>本章小结</w:t>
            </w:r>
            <w:r w:rsidR="00E3550E">
              <w:rPr>
                <w:noProof/>
                <w:webHidden/>
              </w:rPr>
              <w:tab/>
            </w:r>
            <w:r w:rsidR="00E3550E">
              <w:rPr>
                <w:noProof/>
                <w:webHidden/>
              </w:rPr>
              <w:fldChar w:fldCharType="begin"/>
            </w:r>
            <w:r w:rsidR="00E3550E">
              <w:rPr>
                <w:noProof/>
                <w:webHidden/>
              </w:rPr>
              <w:instrText xml:space="preserve"> PAGEREF _Toc101728963 \h </w:instrText>
            </w:r>
            <w:r w:rsidR="00E3550E">
              <w:rPr>
                <w:noProof/>
                <w:webHidden/>
              </w:rPr>
            </w:r>
            <w:r w:rsidR="00E3550E">
              <w:rPr>
                <w:noProof/>
                <w:webHidden/>
              </w:rPr>
              <w:fldChar w:fldCharType="separate"/>
            </w:r>
            <w:r w:rsidR="00E3550E">
              <w:rPr>
                <w:noProof/>
                <w:webHidden/>
              </w:rPr>
              <w:t>38</w:t>
            </w:r>
            <w:r w:rsidR="00E3550E">
              <w:rPr>
                <w:noProof/>
                <w:webHidden/>
              </w:rPr>
              <w:fldChar w:fldCharType="end"/>
            </w:r>
          </w:hyperlink>
        </w:p>
        <w:p w14:paraId="466F6E44" w14:textId="039FC19A" w:rsidR="00E3550E" w:rsidRDefault="006A01CC">
          <w:pPr>
            <w:pStyle w:val="TOC1"/>
            <w:tabs>
              <w:tab w:val="right" w:leader="dot" w:pos="8493"/>
            </w:tabs>
            <w:rPr>
              <w:rFonts w:asciiTheme="minorHAnsi" w:eastAsiaTheme="minorEastAsia" w:hAnsiTheme="minorHAnsi" w:cstheme="minorBidi"/>
              <w:noProof/>
              <w:szCs w:val="22"/>
            </w:rPr>
          </w:pPr>
          <w:hyperlink w:anchor="_Toc101728964" w:history="1">
            <w:r w:rsidR="00E3550E" w:rsidRPr="009E242A">
              <w:rPr>
                <w:rStyle w:val="a9"/>
                <w:rFonts w:eastAsia="黑体"/>
                <w:noProof/>
              </w:rPr>
              <w:t>第</w:t>
            </w:r>
            <w:r w:rsidR="00E3550E" w:rsidRPr="009E242A">
              <w:rPr>
                <w:rStyle w:val="a9"/>
                <w:rFonts w:eastAsia="黑体"/>
                <w:noProof/>
              </w:rPr>
              <w:t>6</w:t>
            </w:r>
            <w:r w:rsidR="00E3550E" w:rsidRPr="009E242A">
              <w:rPr>
                <w:rStyle w:val="a9"/>
                <w:rFonts w:eastAsia="黑体"/>
                <w:noProof/>
              </w:rPr>
              <w:t>章</w:t>
            </w:r>
            <w:r w:rsidR="00E3550E" w:rsidRPr="009E242A">
              <w:rPr>
                <w:rStyle w:val="a9"/>
                <w:rFonts w:eastAsia="黑体"/>
                <w:noProof/>
              </w:rPr>
              <w:t xml:space="preserve"> </w:t>
            </w:r>
            <w:r w:rsidR="00E3550E" w:rsidRPr="009E242A">
              <w:rPr>
                <w:rStyle w:val="a9"/>
                <w:rFonts w:eastAsia="黑体"/>
                <w:noProof/>
              </w:rPr>
              <w:t>系统测试</w:t>
            </w:r>
            <w:r w:rsidR="00E3550E">
              <w:rPr>
                <w:noProof/>
                <w:webHidden/>
              </w:rPr>
              <w:tab/>
            </w:r>
            <w:r w:rsidR="00E3550E">
              <w:rPr>
                <w:noProof/>
                <w:webHidden/>
              </w:rPr>
              <w:fldChar w:fldCharType="begin"/>
            </w:r>
            <w:r w:rsidR="00E3550E">
              <w:rPr>
                <w:noProof/>
                <w:webHidden/>
              </w:rPr>
              <w:instrText xml:space="preserve"> PAGEREF _Toc101728964 \h </w:instrText>
            </w:r>
            <w:r w:rsidR="00E3550E">
              <w:rPr>
                <w:noProof/>
                <w:webHidden/>
              </w:rPr>
            </w:r>
            <w:r w:rsidR="00E3550E">
              <w:rPr>
                <w:noProof/>
                <w:webHidden/>
              </w:rPr>
              <w:fldChar w:fldCharType="separate"/>
            </w:r>
            <w:r w:rsidR="00E3550E">
              <w:rPr>
                <w:noProof/>
                <w:webHidden/>
              </w:rPr>
              <w:t>39</w:t>
            </w:r>
            <w:r w:rsidR="00E3550E">
              <w:rPr>
                <w:noProof/>
                <w:webHidden/>
              </w:rPr>
              <w:fldChar w:fldCharType="end"/>
            </w:r>
          </w:hyperlink>
        </w:p>
        <w:p w14:paraId="3BE60364" w14:textId="2B10E069" w:rsidR="00E3550E" w:rsidRDefault="006A01CC">
          <w:pPr>
            <w:pStyle w:val="TOC2"/>
            <w:tabs>
              <w:tab w:val="right" w:leader="dot" w:pos="8493"/>
            </w:tabs>
            <w:rPr>
              <w:rFonts w:asciiTheme="minorHAnsi" w:eastAsiaTheme="minorEastAsia" w:hAnsiTheme="minorHAnsi" w:cstheme="minorBidi"/>
              <w:noProof/>
              <w:szCs w:val="22"/>
            </w:rPr>
          </w:pPr>
          <w:hyperlink w:anchor="_Toc101728965" w:history="1">
            <w:r w:rsidR="00E3550E" w:rsidRPr="009E242A">
              <w:rPr>
                <w:rStyle w:val="a9"/>
                <w:noProof/>
              </w:rPr>
              <w:t xml:space="preserve">6.1 </w:t>
            </w:r>
            <w:r w:rsidR="00E3550E" w:rsidRPr="009E242A">
              <w:rPr>
                <w:rStyle w:val="a9"/>
                <w:noProof/>
              </w:rPr>
              <w:t>测试方法</w:t>
            </w:r>
            <w:r w:rsidR="00E3550E">
              <w:rPr>
                <w:noProof/>
                <w:webHidden/>
              </w:rPr>
              <w:tab/>
            </w:r>
            <w:r w:rsidR="00E3550E">
              <w:rPr>
                <w:noProof/>
                <w:webHidden/>
              </w:rPr>
              <w:fldChar w:fldCharType="begin"/>
            </w:r>
            <w:r w:rsidR="00E3550E">
              <w:rPr>
                <w:noProof/>
                <w:webHidden/>
              </w:rPr>
              <w:instrText xml:space="preserve"> PAGEREF _Toc101728965 \h </w:instrText>
            </w:r>
            <w:r w:rsidR="00E3550E">
              <w:rPr>
                <w:noProof/>
                <w:webHidden/>
              </w:rPr>
            </w:r>
            <w:r w:rsidR="00E3550E">
              <w:rPr>
                <w:noProof/>
                <w:webHidden/>
              </w:rPr>
              <w:fldChar w:fldCharType="separate"/>
            </w:r>
            <w:r w:rsidR="00E3550E">
              <w:rPr>
                <w:noProof/>
                <w:webHidden/>
              </w:rPr>
              <w:t>39</w:t>
            </w:r>
            <w:r w:rsidR="00E3550E">
              <w:rPr>
                <w:noProof/>
                <w:webHidden/>
              </w:rPr>
              <w:fldChar w:fldCharType="end"/>
            </w:r>
          </w:hyperlink>
        </w:p>
        <w:p w14:paraId="021CE142" w14:textId="388F83B5" w:rsidR="00E3550E" w:rsidRDefault="006A01CC">
          <w:pPr>
            <w:pStyle w:val="TOC2"/>
            <w:tabs>
              <w:tab w:val="right" w:leader="dot" w:pos="8493"/>
            </w:tabs>
            <w:rPr>
              <w:rFonts w:asciiTheme="minorHAnsi" w:eastAsiaTheme="minorEastAsia" w:hAnsiTheme="minorHAnsi" w:cstheme="minorBidi"/>
              <w:noProof/>
              <w:szCs w:val="22"/>
            </w:rPr>
          </w:pPr>
          <w:hyperlink w:anchor="_Toc101728966" w:history="1">
            <w:r w:rsidR="00E3550E" w:rsidRPr="009E242A">
              <w:rPr>
                <w:rStyle w:val="a9"/>
                <w:noProof/>
              </w:rPr>
              <w:t xml:space="preserve">6.2 </w:t>
            </w:r>
            <w:r w:rsidR="00E3550E" w:rsidRPr="009E242A">
              <w:rPr>
                <w:rStyle w:val="a9"/>
                <w:noProof/>
              </w:rPr>
              <w:t>系统测试用例</w:t>
            </w:r>
            <w:r w:rsidR="00E3550E">
              <w:rPr>
                <w:noProof/>
                <w:webHidden/>
              </w:rPr>
              <w:tab/>
            </w:r>
            <w:r w:rsidR="00E3550E">
              <w:rPr>
                <w:noProof/>
                <w:webHidden/>
              </w:rPr>
              <w:fldChar w:fldCharType="begin"/>
            </w:r>
            <w:r w:rsidR="00E3550E">
              <w:rPr>
                <w:noProof/>
                <w:webHidden/>
              </w:rPr>
              <w:instrText xml:space="preserve"> PAGEREF _Toc101728966 \h </w:instrText>
            </w:r>
            <w:r w:rsidR="00E3550E">
              <w:rPr>
                <w:noProof/>
                <w:webHidden/>
              </w:rPr>
            </w:r>
            <w:r w:rsidR="00E3550E">
              <w:rPr>
                <w:noProof/>
                <w:webHidden/>
              </w:rPr>
              <w:fldChar w:fldCharType="separate"/>
            </w:r>
            <w:r w:rsidR="00E3550E">
              <w:rPr>
                <w:noProof/>
                <w:webHidden/>
              </w:rPr>
              <w:t>39</w:t>
            </w:r>
            <w:r w:rsidR="00E3550E">
              <w:rPr>
                <w:noProof/>
                <w:webHidden/>
              </w:rPr>
              <w:fldChar w:fldCharType="end"/>
            </w:r>
          </w:hyperlink>
        </w:p>
        <w:p w14:paraId="28FA50DC" w14:textId="57E0B2F0" w:rsidR="00E3550E" w:rsidRDefault="006A01CC">
          <w:pPr>
            <w:pStyle w:val="TOC2"/>
            <w:tabs>
              <w:tab w:val="right" w:leader="dot" w:pos="8493"/>
            </w:tabs>
            <w:rPr>
              <w:rFonts w:asciiTheme="minorHAnsi" w:eastAsiaTheme="minorEastAsia" w:hAnsiTheme="minorHAnsi" w:cstheme="minorBidi"/>
              <w:noProof/>
              <w:szCs w:val="22"/>
            </w:rPr>
          </w:pPr>
          <w:hyperlink w:anchor="_Toc101728967" w:history="1">
            <w:r w:rsidR="00E3550E" w:rsidRPr="009E242A">
              <w:rPr>
                <w:rStyle w:val="a9"/>
                <w:rFonts w:ascii="黑体" w:hAnsi="黑体"/>
                <w:noProof/>
              </w:rPr>
              <w:t xml:space="preserve">6.3 </w:t>
            </w:r>
            <w:r w:rsidR="00E3550E" w:rsidRPr="009E242A">
              <w:rPr>
                <w:rStyle w:val="a9"/>
                <w:rFonts w:ascii="黑体" w:hAnsi="黑体"/>
                <w:noProof/>
              </w:rPr>
              <w:t>测试分析总结</w:t>
            </w:r>
            <w:r w:rsidR="00E3550E">
              <w:rPr>
                <w:noProof/>
                <w:webHidden/>
              </w:rPr>
              <w:tab/>
            </w:r>
            <w:r w:rsidR="00E3550E">
              <w:rPr>
                <w:noProof/>
                <w:webHidden/>
              </w:rPr>
              <w:fldChar w:fldCharType="begin"/>
            </w:r>
            <w:r w:rsidR="00E3550E">
              <w:rPr>
                <w:noProof/>
                <w:webHidden/>
              </w:rPr>
              <w:instrText xml:space="preserve"> PAGEREF _Toc101728967 \h </w:instrText>
            </w:r>
            <w:r w:rsidR="00E3550E">
              <w:rPr>
                <w:noProof/>
                <w:webHidden/>
              </w:rPr>
            </w:r>
            <w:r w:rsidR="00E3550E">
              <w:rPr>
                <w:noProof/>
                <w:webHidden/>
              </w:rPr>
              <w:fldChar w:fldCharType="separate"/>
            </w:r>
            <w:r w:rsidR="00E3550E">
              <w:rPr>
                <w:noProof/>
                <w:webHidden/>
              </w:rPr>
              <w:t>42</w:t>
            </w:r>
            <w:r w:rsidR="00E3550E">
              <w:rPr>
                <w:noProof/>
                <w:webHidden/>
              </w:rPr>
              <w:fldChar w:fldCharType="end"/>
            </w:r>
          </w:hyperlink>
        </w:p>
        <w:p w14:paraId="25FCBE06" w14:textId="18D79CE8" w:rsidR="00E3550E" w:rsidRDefault="006A01CC">
          <w:pPr>
            <w:pStyle w:val="TOC3"/>
            <w:tabs>
              <w:tab w:val="right" w:leader="dot" w:pos="8493"/>
            </w:tabs>
            <w:rPr>
              <w:rFonts w:asciiTheme="minorHAnsi" w:eastAsiaTheme="minorEastAsia" w:hAnsiTheme="minorHAnsi" w:cstheme="minorBidi"/>
              <w:noProof/>
              <w:szCs w:val="22"/>
            </w:rPr>
          </w:pPr>
          <w:hyperlink w:anchor="_Toc101728968" w:history="1">
            <w:r w:rsidR="00E3550E" w:rsidRPr="009E242A">
              <w:rPr>
                <w:rStyle w:val="a9"/>
                <w:rFonts w:ascii="黑体" w:eastAsia="黑体" w:hAnsi="黑体"/>
                <w:noProof/>
              </w:rPr>
              <w:t>6.3.1 系统的缺陷报告分析</w:t>
            </w:r>
            <w:r w:rsidR="00E3550E">
              <w:rPr>
                <w:noProof/>
                <w:webHidden/>
              </w:rPr>
              <w:tab/>
            </w:r>
            <w:r w:rsidR="00E3550E">
              <w:rPr>
                <w:noProof/>
                <w:webHidden/>
              </w:rPr>
              <w:fldChar w:fldCharType="begin"/>
            </w:r>
            <w:r w:rsidR="00E3550E">
              <w:rPr>
                <w:noProof/>
                <w:webHidden/>
              </w:rPr>
              <w:instrText xml:space="preserve"> PAGEREF _Toc101728968 \h </w:instrText>
            </w:r>
            <w:r w:rsidR="00E3550E">
              <w:rPr>
                <w:noProof/>
                <w:webHidden/>
              </w:rPr>
            </w:r>
            <w:r w:rsidR="00E3550E">
              <w:rPr>
                <w:noProof/>
                <w:webHidden/>
              </w:rPr>
              <w:fldChar w:fldCharType="separate"/>
            </w:r>
            <w:r w:rsidR="00E3550E">
              <w:rPr>
                <w:noProof/>
                <w:webHidden/>
              </w:rPr>
              <w:t>42</w:t>
            </w:r>
            <w:r w:rsidR="00E3550E">
              <w:rPr>
                <w:noProof/>
                <w:webHidden/>
              </w:rPr>
              <w:fldChar w:fldCharType="end"/>
            </w:r>
          </w:hyperlink>
        </w:p>
        <w:p w14:paraId="6C12BC33" w14:textId="72A555BD" w:rsidR="00E3550E" w:rsidRDefault="006A01CC">
          <w:pPr>
            <w:pStyle w:val="TOC3"/>
            <w:tabs>
              <w:tab w:val="right" w:leader="dot" w:pos="8493"/>
            </w:tabs>
            <w:rPr>
              <w:rFonts w:asciiTheme="minorHAnsi" w:eastAsiaTheme="minorEastAsia" w:hAnsiTheme="minorHAnsi" w:cstheme="minorBidi"/>
              <w:noProof/>
              <w:szCs w:val="22"/>
            </w:rPr>
          </w:pPr>
          <w:hyperlink w:anchor="_Toc101728969" w:history="1">
            <w:r w:rsidR="00E3550E" w:rsidRPr="009E242A">
              <w:rPr>
                <w:rStyle w:val="a9"/>
                <w:rFonts w:ascii="黑体" w:eastAsia="黑体" w:hAnsi="黑体"/>
                <w:noProof/>
              </w:rPr>
              <w:t>6.3.2 系统的测试覆盖分析</w:t>
            </w:r>
            <w:r w:rsidR="00E3550E">
              <w:rPr>
                <w:noProof/>
                <w:webHidden/>
              </w:rPr>
              <w:tab/>
            </w:r>
            <w:r w:rsidR="00E3550E">
              <w:rPr>
                <w:noProof/>
                <w:webHidden/>
              </w:rPr>
              <w:fldChar w:fldCharType="begin"/>
            </w:r>
            <w:r w:rsidR="00E3550E">
              <w:rPr>
                <w:noProof/>
                <w:webHidden/>
              </w:rPr>
              <w:instrText xml:space="preserve"> PAGEREF _Toc101728969 \h </w:instrText>
            </w:r>
            <w:r w:rsidR="00E3550E">
              <w:rPr>
                <w:noProof/>
                <w:webHidden/>
              </w:rPr>
            </w:r>
            <w:r w:rsidR="00E3550E">
              <w:rPr>
                <w:noProof/>
                <w:webHidden/>
              </w:rPr>
              <w:fldChar w:fldCharType="separate"/>
            </w:r>
            <w:r w:rsidR="00E3550E">
              <w:rPr>
                <w:noProof/>
                <w:webHidden/>
              </w:rPr>
              <w:t>43</w:t>
            </w:r>
            <w:r w:rsidR="00E3550E">
              <w:rPr>
                <w:noProof/>
                <w:webHidden/>
              </w:rPr>
              <w:fldChar w:fldCharType="end"/>
            </w:r>
          </w:hyperlink>
        </w:p>
        <w:p w14:paraId="25CAF06F" w14:textId="688C6D5D" w:rsidR="00E3550E" w:rsidRDefault="006A01CC">
          <w:pPr>
            <w:pStyle w:val="TOC3"/>
            <w:tabs>
              <w:tab w:val="right" w:leader="dot" w:pos="8493"/>
            </w:tabs>
            <w:rPr>
              <w:rFonts w:asciiTheme="minorHAnsi" w:eastAsiaTheme="minorEastAsia" w:hAnsiTheme="minorHAnsi" w:cstheme="minorBidi"/>
              <w:noProof/>
              <w:szCs w:val="22"/>
            </w:rPr>
          </w:pPr>
          <w:hyperlink w:anchor="_Toc101728970" w:history="1">
            <w:r w:rsidR="00E3550E" w:rsidRPr="009E242A">
              <w:rPr>
                <w:rStyle w:val="a9"/>
                <w:rFonts w:eastAsia="黑体"/>
                <w:noProof/>
              </w:rPr>
              <w:t xml:space="preserve">6.3.3 </w:t>
            </w:r>
            <w:r w:rsidR="00E3550E" w:rsidRPr="009E242A">
              <w:rPr>
                <w:rStyle w:val="a9"/>
                <w:rFonts w:eastAsia="黑体"/>
                <w:noProof/>
              </w:rPr>
              <w:t>系统存在的问题与建议</w:t>
            </w:r>
            <w:r w:rsidR="00E3550E">
              <w:rPr>
                <w:noProof/>
                <w:webHidden/>
              </w:rPr>
              <w:tab/>
            </w:r>
            <w:r w:rsidR="00E3550E">
              <w:rPr>
                <w:noProof/>
                <w:webHidden/>
              </w:rPr>
              <w:fldChar w:fldCharType="begin"/>
            </w:r>
            <w:r w:rsidR="00E3550E">
              <w:rPr>
                <w:noProof/>
                <w:webHidden/>
              </w:rPr>
              <w:instrText xml:space="preserve"> PAGEREF _Toc101728970 \h </w:instrText>
            </w:r>
            <w:r w:rsidR="00E3550E">
              <w:rPr>
                <w:noProof/>
                <w:webHidden/>
              </w:rPr>
            </w:r>
            <w:r w:rsidR="00E3550E">
              <w:rPr>
                <w:noProof/>
                <w:webHidden/>
              </w:rPr>
              <w:fldChar w:fldCharType="separate"/>
            </w:r>
            <w:r w:rsidR="00E3550E">
              <w:rPr>
                <w:noProof/>
                <w:webHidden/>
              </w:rPr>
              <w:t>43</w:t>
            </w:r>
            <w:r w:rsidR="00E3550E">
              <w:rPr>
                <w:noProof/>
                <w:webHidden/>
              </w:rPr>
              <w:fldChar w:fldCharType="end"/>
            </w:r>
          </w:hyperlink>
        </w:p>
        <w:p w14:paraId="75768832" w14:textId="7BAB2909" w:rsidR="00E3550E" w:rsidRDefault="006A01CC">
          <w:pPr>
            <w:pStyle w:val="TOC2"/>
            <w:tabs>
              <w:tab w:val="right" w:leader="dot" w:pos="8493"/>
            </w:tabs>
            <w:rPr>
              <w:rFonts w:asciiTheme="minorHAnsi" w:eastAsiaTheme="minorEastAsia" w:hAnsiTheme="minorHAnsi" w:cstheme="minorBidi"/>
              <w:noProof/>
              <w:szCs w:val="22"/>
            </w:rPr>
          </w:pPr>
          <w:hyperlink w:anchor="_Toc101728971" w:history="1">
            <w:r w:rsidR="00E3550E" w:rsidRPr="009E242A">
              <w:rPr>
                <w:rStyle w:val="a9"/>
                <w:rFonts w:eastAsia="黑体"/>
                <w:bCs/>
                <w:noProof/>
                <w:kern w:val="0"/>
              </w:rPr>
              <w:t xml:space="preserve">6.4 </w:t>
            </w:r>
            <w:r w:rsidR="00E3550E" w:rsidRPr="009E242A">
              <w:rPr>
                <w:rStyle w:val="a9"/>
                <w:rFonts w:eastAsia="黑体"/>
                <w:bCs/>
                <w:noProof/>
                <w:kern w:val="0"/>
              </w:rPr>
              <w:t>本章小结</w:t>
            </w:r>
            <w:r w:rsidR="00E3550E">
              <w:rPr>
                <w:noProof/>
                <w:webHidden/>
              </w:rPr>
              <w:tab/>
            </w:r>
            <w:r w:rsidR="00E3550E">
              <w:rPr>
                <w:noProof/>
                <w:webHidden/>
              </w:rPr>
              <w:fldChar w:fldCharType="begin"/>
            </w:r>
            <w:r w:rsidR="00E3550E">
              <w:rPr>
                <w:noProof/>
                <w:webHidden/>
              </w:rPr>
              <w:instrText xml:space="preserve"> PAGEREF _Toc101728971 \h </w:instrText>
            </w:r>
            <w:r w:rsidR="00E3550E">
              <w:rPr>
                <w:noProof/>
                <w:webHidden/>
              </w:rPr>
            </w:r>
            <w:r w:rsidR="00E3550E">
              <w:rPr>
                <w:noProof/>
                <w:webHidden/>
              </w:rPr>
              <w:fldChar w:fldCharType="separate"/>
            </w:r>
            <w:r w:rsidR="00E3550E">
              <w:rPr>
                <w:noProof/>
                <w:webHidden/>
              </w:rPr>
              <w:t>43</w:t>
            </w:r>
            <w:r w:rsidR="00E3550E">
              <w:rPr>
                <w:noProof/>
                <w:webHidden/>
              </w:rPr>
              <w:fldChar w:fldCharType="end"/>
            </w:r>
          </w:hyperlink>
        </w:p>
        <w:p w14:paraId="5F53D701" w14:textId="0403313D" w:rsidR="00E3550E" w:rsidRDefault="006A01CC">
          <w:pPr>
            <w:pStyle w:val="TOC1"/>
            <w:tabs>
              <w:tab w:val="right" w:leader="dot" w:pos="8493"/>
            </w:tabs>
            <w:rPr>
              <w:rFonts w:asciiTheme="minorHAnsi" w:eastAsiaTheme="minorEastAsia" w:hAnsiTheme="minorHAnsi" w:cstheme="minorBidi"/>
              <w:noProof/>
              <w:szCs w:val="22"/>
            </w:rPr>
          </w:pPr>
          <w:hyperlink w:anchor="_Toc101728972" w:history="1">
            <w:r w:rsidR="00E3550E" w:rsidRPr="009E242A">
              <w:rPr>
                <w:rStyle w:val="a9"/>
                <w:rFonts w:eastAsia="黑体"/>
                <w:noProof/>
              </w:rPr>
              <w:t>结</w:t>
            </w:r>
            <w:r w:rsidR="00E3550E" w:rsidRPr="009E242A">
              <w:rPr>
                <w:rStyle w:val="a9"/>
                <w:rFonts w:eastAsia="黑体"/>
                <w:noProof/>
              </w:rPr>
              <w:t xml:space="preserve"> </w:t>
            </w:r>
            <w:r w:rsidR="00E3550E" w:rsidRPr="009E242A">
              <w:rPr>
                <w:rStyle w:val="a9"/>
                <w:rFonts w:eastAsia="黑体"/>
                <w:noProof/>
              </w:rPr>
              <w:t>论</w:t>
            </w:r>
            <w:r w:rsidR="00E3550E">
              <w:rPr>
                <w:noProof/>
                <w:webHidden/>
              </w:rPr>
              <w:tab/>
            </w:r>
            <w:r w:rsidR="00E3550E">
              <w:rPr>
                <w:noProof/>
                <w:webHidden/>
              </w:rPr>
              <w:fldChar w:fldCharType="begin"/>
            </w:r>
            <w:r w:rsidR="00E3550E">
              <w:rPr>
                <w:noProof/>
                <w:webHidden/>
              </w:rPr>
              <w:instrText xml:space="preserve"> PAGEREF _Toc101728972 \h </w:instrText>
            </w:r>
            <w:r w:rsidR="00E3550E">
              <w:rPr>
                <w:noProof/>
                <w:webHidden/>
              </w:rPr>
            </w:r>
            <w:r w:rsidR="00E3550E">
              <w:rPr>
                <w:noProof/>
                <w:webHidden/>
              </w:rPr>
              <w:fldChar w:fldCharType="separate"/>
            </w:r>
            <w:r w:rsidR="00E3550E">
              <w:rPr>
                <w:noProof/>
                <w:webHidden/>
              </w:rPr>
              <w:t>45</w:t>
            </w:r>
            <w:r w:rsidR="00E3550E">
              <w:rPr>
                <w:noProof/>
                <w:webHidden/>
              </w:rPr>
              <w:fldChar w:fldCharType="end"/>
            </w:r>
          </w:hyperlink>
        </w:p>
        <w:p w14:paraId="2E6C307C" w14:textId="2EB6414D" w:rsidR="00E3550E" w:rsidRDefault="006A01CC">
          <w:pPr>
            <w:pStyle w:val="TOC1"/>
            <w:tabs>
              <w:tab w:val="right" w:leader="dot" w:pos="8493"/>
            </w:tabs>
            <w:rPr>
              <w:rFonts w:asciiTheme="minorHAnsi" w:eastAsiaTheme="minorEastAsia" w:hAnsiTheme="minorHAnsi" w:cstheme="minorBidi"/>
              <w:noProof/>
              <w:szCs w:val="22"/>
            </w:rPr>
          </w:pPr>
          <w:hyperlink w:anchor="_Toc101728973" w:history="1">
            <w:r w:rsidR="00E3550E" w:rsidRPr="009E242A">
              <w:rPr>
                <w:rStyle w:val="a9"/>
                <w:rFonts w:eastAsia="黑体"/>
                <w:noProof/>
              </w:rPr>
              <w:t>参考文献</w:t>
            </w:r>
            <w:r w:rsidR="00E3550E">
              <w:rPr>
                <w:noProof/>
                <w:webHidden/>
              </w:rPr>
              <w:tab/>
            </w:r>
            <w:r w:rsidR="00E3550E">
              <w:rPr>
                <w:noProof/>
                <w:webHidden/>
              </w:rPr>
              <w:fldChar w:fldCharType="begin"/>
            </w:r>
            <w:r w:rsidR="00E3550E">
              <w:rPr>
                <w:noProof/>
                <w:webHidden/>
              </w:rPr>
              <w:instrText xml:space="preserve"> PAGEREF _Toc101728973 \h </w:instrText>
            </w:r>
            <w:r w:rsidR="00E3550E">
              <w:rPr>
                <w:noProof/>
                <w:webHidden/>
              </w:rPr>
            </w:r>
            <w:r w:rsidR="00E3550E">
              <w:rPr>
                <w:noProof/>
                <w:webHidden/>
              </w:rPr>
              <w:fldChar w:fldCharType="separate"/>
            </w:r>
            <w:r w:rsidR="00E3550E">
              <w:rPr>
                <w:noProof/>
                <w:webHidden/>
              </w:rPr>
              <w:t>46</w:t>
            </w:r>
            <w:r w:rsidR="00E3550E">
              <w:rPr>
                <w:noProof/>
                <w:webHidden/>
              </w:rPr>
              <w:fldChar w:fldCharType="end"/>
            </w:r>
          </w:hyperlink>
        </w:p>
        <w:p w14:paraId="078CC6D6" w14:textId="1003AB45" w:rsidR="00E3550E" w:rsidRDefault="006A01CC">
          <w:pPr>
            <w:pStyle w:val="TOC1"/>
            <w:tabs>
              <w:tab w:val="right" w:leader="dot" w:pos="8493"/>
            </w:tabs>
            <w:rPr>
              <w:rFonts w:asciiTheme="minorHAnsi" w:eastAsiaTheme="minorEastAsia" w:hAnsiTheme="minorHAnsi" w:cstheme="minorBidi"/>
              <w:noProof/>
              <w:szCs w:val="22"/>
            </w:rPr>
          </w:pPr>
          <w:hyperlink w:anchor="_Toc101728974" w:history="1">
            <w:r w:rsidR="00E3550E" w:rsidRPr="009E242A">
              <w:rPr>
                <w:rStyle w:val="a9"/>
                <w:rFonts w:eastAsia="黑体"/>
                <w:noProof/>
              </w:rPr>
              <w:t>致</w:t>
            </w:r>
            <w:r w:rsidR="00E3550E" w:rsidRPr="009E242A">
              <w:rPr>
                <w:rStyle w:val="a9"/>
                <w:rFonts w:eastAsia="黑体"/>
                <w:noProof/>
              </w:rPr>
              <w:t xml:space="preserve"> </w:t>
            </w:r>
            <w:r w:rsidR="00E3550E" w:rsidRPr="009E242A">
              <w:rPr>
                <w:rStyle w:val="a9"/>
                <w:rFonts w:eastAsia="黑体"/>
                <w:noProof/>
              </w:rPr>
              <w:t>谢</w:t>
            </w:r>
            <w:r w:rsidR="00E3550E">
              <w:rPr>
                <w:noProof/>
                <w:webHidden/>
              </w:rPr>
              <w:tab/>
            </w:r>
            <w:r w:rsidR="00E3550E">
              <w:rPr>
                <w:noProof/>
                <w:webHidden/>
              </w:rPr>
              <w:fldChar w:fldCharType="begin"/>
            </w:r>
            <w:r w:rsidR="00E3550E">
              <w:rPr>
                <w:noProof/>
                <w:webHidden/>
              </w:rPr>
              <w:instrText xml:space="preserve"> PAGEREF _Toc101728974 \h </w:instrText>
            </w:r>
            <w:r w:rsidR="00E3550E">
              <w:rPr>
                <w:noProof/>
                <w:webHidden/>
              </w:rPr>
            </w:r>
            <w:r w:rsidR="00E3550E">
              <w:rPr>
                <w:noProof/>
                <w:webHidden/>
              </w:rPr>
              <w:fldChar w:fldCharType="separate"/>
            </w:r>
            <w:r w:rsidR="00E3550E">
              <w:rPr>
                <w:noProof/>
                <w:webHidden/>
              </w:rPr>
              <w:t>48</w:t>
            </w:r>
            <w:r w:rsidR="00E3550E">
              <w:rPr>
                <w:noProof/>
                <w:webHidden/>
              </w:rPr>
              <w:fldChar w:fldCharType="end"/>
            </w:r>
          </w:hyperlink>
        </w:p>
        <w:p w14:paraId="78FD4E6B" w14:textId="3EB4C5A7" w:rsidR="00E3550E" w:rsidRDefault="00E3550E">
          <w:r>
            <w:rPr>
              <w:b/>
              <w:bCs/>
              <w:lang w:val="zh-CN"/>
            </w:rPr>
            <w:fldChar w:fldCharType="end"/>
          </w:r>
        </w:p>
      </w:sdtContent>
    </w:sdt>
    <w:p w14:paraId="34768275" w14:textId="77777777" w:rsidR="00E3550E" w:rsidRDefault="00E3550E" w:rsidP="00E3550E"/>
    <w:p w14:paraId="41778ABC" w14:textId="77777777" w:rsidR="00E3550E" w:rsidRDefault="00E3550E" w:rsidP="00E3550E">
      <w:pPr>
        <w:adjustRightInd w:val="0"/>
        <w:snapToGrid w:val="0"/>
        <w:sectPr w:rsidR="00E3550E">
          <w:footerReference w:type="default" r:id="rId10"/>
          <w:pgSz w:w="11906" w:h="16838"/>
          <w:pgMar w:top="1701" w:right="1418" w:bottom="1418" w:left="1701" w:header="851" w:footer="851" w:gutter="284"/>
          <w:pgNumType w:fmt="upperRoman" w:start="1"/>
          <w:cols w:space="720"/>
          <w:docGrid w:type="linesAndChars" w:linePitch="312"/>
        </w:sectPr>
      </w:pPr>
      <w:r>
        <w:rPr>
          <w:b/>
          <w:color w:val="000000"/>
          <w:sz w:val="36"/>
          <w:szCs w:val="36"/>
        </w:rPr>
        <w:fldChar w:fldCharType="end"/>
      </w:r>
    </w:p>
    <w:p w14:paraId="22122C09" w14:textId="4BBB871D" w:rsidR="00E3550E" w:rsidRDefault="00E3550E" w:rsidP="00E3550E">
      <w:pPr>
        <w:pStyle w:val="1"/>
        <w:adjustRightInd w:val="0"/>
        <w:snapToGrid w:val="0"/>
        <w:spacing w:beforeLines="200" w:before="624" w:afterLines="200" w:after="624" w:line="288" w:lineRule="auto"/>
        <w:jc w:val="center"/>
        <w:rPr>
          <w:rFonts w:eastAsia="黑体"/>
          <w:b w:val="0"/>
          <w:color w:val="000000"/>
          <w:sz w:val="36"/>
          <w:szCs w:val="36"/>
        </w:rPr>
      </w:pPr>
      <w:bookmarkStart w:id="31" w:name="_Toc320119073"/>
      <w:bookmarkStart w:id="32" w:name="_Toc354064083"/>
      <w:bookmarkStart w:id="33" w:name="_Toc485586682"/>
      <w:bookmarkStart w:id="34" w:name="_Toc101728911"/>
      <w:r>
        <w:rPr>
          <w:rFonts w:eastAsia="黑体" w:hint="eastAsia"/>
          <w:b w:val="0"/>
          <w:color w:val="000000"/>
          <w:sz w:val="36"/>
          <w:szCs w:val="36"/>
        </w:rPr>
        <w:lastRenderedPageBreak/>
        <w:t>第</w:t>
      </w:r>
      <w:r>
        <w:rPr>
          <w:rFonts w:eastAsia="黑体"/>
          <w:b w:val="0"/>
          <w:color w:val="000000"/>
          <w:sz w:val="36"/>
          <w:szCs w:val="36"/>
        </w:rPr>
        <w:t>1</w:t>
      </w:r>
      <w:r>
        <w:rPr>
          <w:rFonts w:eastAsia="黑体" w:hint="eastAsia"/>
          <w:b w:val="0"/>
          <w:color w:val="000000"/>
          <w:sz w:val="36"/>
          <w:szCs w:val="36"/>
        </w:rPr>
        <w:t>章</w:t>
      </w:r>
      <w:bookmarkEnd w:id="31"/>
      <w:bookmarkEnd w:id="32"/>
      <w:r>
        <w:rPr>
          <w:rFonts w:eastAsia="黑体"/>
          <w:b w:val="0"/>
          <w:color w:val="000000"/>
          <w:sz w:val="36"/>
          <w:szCs w:val="36"/>
        </w:rPr>
        <w:t xml:space="preserve"> </w:t>
      </w:r>
      <w:r>
        <w:rPr>
          <w:rFonts w:eastAsia="黑体" w:hint="eastAsia"/>
          <w:b w:val="0"/>
          <w:color w:val="000000"/>
          <w:sz w:val="36"/>
          <w:szCs w:val="36"/>
        </w:rPr>
        <w:t>概</w:t>
      </w:r>
      <w:r>
        <w:rPr>
          <w:rFonts w:eastAsia="黑体" w:hint="eastAsia"/>
          <w:b w:val="0"/>
          <w:color w:val="000000"/>
          <w:sz w:val="36"/>
          <w:szCs w:val="36"/>
        </w:rPr>
        <w:t xml:space="preserve"> </w:t>
      </w:r>
      <w:r>
        <w:rPr>
          <w:rFonts w:eastAsia="黑体" w:hint="eastAsia"/>
          <w:b w:val="0"/>
          <w:color w:val="000000"/>
          <w:sz w:val="36"/>
          <w:szCs w:val="36"/>
        </w:rPr>
        <w:t>述</w:t>
      </w:r>
      <w:bookmarkEnd w:id="33"/>
      <w:bookmarkEnd w:id="34"/>
    </w:p>
    <w:p w14:paraId="2E3011AA" w14:textId="1F330973" w:rsidR="00E3550E" w:rsidRDefault="00E3550E" w:rsidP="00E3550E">
      <w:pPr>
        <w:pStyle w:val="2"/>
        <w:spacing w:beforeLines="100" w:before="312" w:afterLines="100" w:after="312" w:line="288" w:lineRule="auto"/>
        <w:rPr>
          <w:rFonts w:ascii="Times New Roman" w:hAnsi="Times New Roman"/>
          <w:b w:val="0"/>
          <w:color w:val="000000"/>
          <w:sz w:val="30"/>
          <w:szCs w:val="30"/>
        </w:rPr>
      </w:pPr>
      <w:bookmarkStart w:id="35" w:name="_Toc320119074"/>
      <w:bookmarkStart w:id="36" w:name="_Toc354064084"/>
      <w:bookmarkStart w:id="37" w:name="_Toc485586683"/>
      <w:bookmarkStart w:id="38" w:name="_Toc101728912"/>
      <w:r>
        <w:rPr>
          <w:rFonts w:ascii="Times New Roman" w:hAnsi="Times New Roman"/>
          <w:b w:val="0"/>
          <w:color w:val="000000"/>
          <w:sz w:val="30"/>
          <w:szCs w:val="30"/>
        </w:rPr>
        <w:t>1.1</w:t>
      </w:r>
      <w:bookmarkEnd w:id="35"/>
      <w:bookmarkEnd w:id="36"/>
      <w:r>
        <w:rPr>
          <w:rFonts w:ascii="Times New Roman" w:hAnsi="Times New Roman" w:hint="eastAsia"/>
          <w:b w:val="0"/>
          <w:color w:val="000000"/>
          <w:sz w:val="30"/>
          <w:szCs w:val="30"/>
        </w:rPr>
        <w:t>系统开发背景</w:t>
      </w:r>
      <w:bookmarkEnd w:id="37"/>
      <w:r>
        <w:rPr>
          <w:rFonts w:ascii="Times New Roman" w:hAnsi="Times New Roman" w:hint="eastAsia"/>
          <w:b w:val="0"/>
          <w:color w:val="000000"/>
          <w:sz w:val="30"/>
          <w:szCs w:val="30"/>
        </w:rPr>
        <w:t>和意义</w:t>
      </w:r>
      <w:bookmarkEnd w:id="38"/>
    </w:p>
    <w:p w14:paraId="052269AC" w14:textId="77777777" w:rsidR="00E3550E" w:rsidRDefault="00E3550E" w:rsidP="00E3550E">
      <w:pPr>
        <w:spacing w:line="288" w:lineRule="auto"/>
        <w:ind w:firstLineChars="200" w:firstLine="480"/>
        <w:rPr>
          <w:sz w:val="24"/>
        </w:rPr>
      </w:pPr>
      <w:bookmarkStart w:id="39" w:name="_Toc484871649"/>
      <w:bookmarkStart w:id="40" w:name="_Toc484872536"/>
      <w:bookmarkStart w:id="41" w:name="_Toc485325343"/>
      <w:bookmarkStart w:id="42" w:name="_Toc485586685"/>
      <w:r>
        <w:rPr>
          <w:rFonts w:hint="eastAsia"/>
          <w:sz w:val="24"/>
        </w:rPr>
        <w:t>传统的纪检工作主要通过真人发送通知，下发文件和统计纪检工作结果等等。通过这种传统的纪检方法，在应对小型组织、企业和公司来说不失为一种极具效率的方法。通过少量的人力即可实现对于所有组织成员或员工的纪检工作管理。</w:t>
      </w:r>
    </w:p>
    <w:p w14:paraId="143CA6D5" w14:textId="77777777" w:rsidR="00E3550E" w:rsidRDefault="00E3550E" w:rsidP="00E3550E">
      <w:pPr>
        <w:spacing w:line="288" w:lineRule="auto"/>
        <w:ind w:firstLineChars="200" w:firstLine="480"/>
        <w:rPr>
          <w:sz w:val="24"/>
        </w:rPr>
      </w:pPr>
      <w:r>
        <w:rPr>
          <w:rFonts w:hint="eastAsia"/>
          <w:sz w:val="24"/>
        </w:rPr>
        <w:t>现如今，随着互联网的快速发展和</w:t>
      </w:r>
      <w:r>
        <w:rPr>
          <w:rFonts w:hint="eastAsia"/>
          <w:sz w:val="24"/>
        </w:rPr>
        <w:t>Web</w:t>
      </w:r>
      <w:r>
        <w:rPr>
          <w:rFonts w:hint="eastAsia"/>
          <w:sz w:val="24"/>
        </w:rPr>
        <w:t>技术的飞速进步，传统的纪检工作方法无法起到很好的效果。究其原因首先为现如今的组织和企业的员工人数越来越大，传统的通过人工进行的作业无法保证全面覆盖和</w:t>
      </w:r>
      <w:r>
        <w:rPr>
          <w:rFonts w:hint="eastAsia"/>
          <w:sz w:val="24"/>
        </w:rPr>
        <w:t>1</w:t>
      </w:r>
      <w:r>
        <w:rPr>
          <w:sz w:val="24"/>
        </w:rPr>
        <w:t>00</w:t>
      </w:r>
      <w:r>
        <w:rPr>
          <w:rFonts w:hint="eastAsia"/>
          <w:sz w:val="24"/>
        </w:rPr>
        <w:t>%</w:t>
      </w:r>
      <w:r>
        <w:rPr>
          <w:rFonts w:hint="eastAsia"/>
          <w:sz w:val="24"/>
        </w:rPr>
        <w:t>通知到达。其次现在我们逐渐进入到了一个快节奏的时代，对于各项工作的效率要求和质量要求越来越高，传统的纪检方法根本无法满足此类要求。</w:t>
      </w:r>
    </w:p>
    <w:p w14:paraId="75D8E775" w14:textId="77777777" w:rsidR="00E3550E" w:rsidRDefault="00E3550E" w:rsidP="00E3550E">
      <w:pPr>
        <w:spacing w:line="288" w:lineRule="auto"/>
        <w:ind w:firstLineChars="200" w:firstLine="480"/>
        <w:rPr>
          <w:sz w:val="24"/>
        </w:rPr>
      </w:pPr>
      <w:r>
        <w:rPr>
          <w:rFonts w:hint="eastAsia"/>
          <w:sz w:val="24"/>
        </w:rPr>
        <w:t>综上所述，传统的纪检工作方法终究会被逐渐淘汰。现如今的组织、企业和公司却是非常急需要一套标准和规范化的纪检工作流程和方法。</w:t>
      </w:r>
    </w:p>
    <w:p w14:paraId="1D34688B" w14:textId="77777777" w:rsidR="00E3550E" w:rsidRDefault="00E3550E" w:rsidP="00E3550E">
      <w:pPr>
        <w:spacing w:line="288" w:lineRule="auto"/>
        <w:ind w:firstLineChars="200" w:firstLine="480"/>
        <w:rPr>
          <w:sz w:val="24"/>
        </w:rPr>
      </w:pPr>
      <w:r>
        <w:rPr>
          <w:rFonts w:hint="eastAsia"/>
          <w:sz w:val="24"/>
        </w:rPr>
        <w:t>此项目的开发就是为了帮助组织、企业和公司高效、便捷和规范的进行纪检项目的推动和进行。企业可以通过这个系统充分的完成自己对纪检工作的需求。</w:t>
      </w:r>
    </w:p>
    <w:p w14:paraId="7E9B6BD7" w14:textId="77777777" w:rsidR="00E3550E" w:rsidRDefault="00E3550E" w:rsidP="00E3550E">
      <w:pPr>
        <w:spacing w:line="288" w:lineRule="auto"/>
        <w:ind w:firstLineChars="200" w:firstLine="480"/>
        <w:rPr>
          <w:sz w:val="24"/>
        </w:rPr>
      </w:pPr>
      <w:r>
        <w:rPr>
          <w:rFonts w:hint="eastAsia"/>
          <w:sz w:val="24"/>
        </w:rPr>
        <w:t>旨在为用户提供搜索门店与推荐门店的平台，开发了门店搜索推荐系统，方便用户在家中同样可以获取门店的信息。时间宝贵，更何况是如今忙碌奔波在大街小巷的人们，在工作之余好不容易节省出来的闲暇时间，更应该最大化地合理利用，有了门店搜索推荐系统，人们就可以根据信息提前制定计划，合理安排时间。</w:t>
      </w:r>
    </w:p>
    <w:p w14:paraId="2B852505" w14:textId="77777777" w:rsidR="00E3550E" w:rsidRDefault="00E3550E" w:rsidP="00E3550E">
      <w:pPr>
        <w:pStyle w:val="2"/>
        <w:spacing w:beforeLines="100" w:before="312" w:afterLines="100" w:after="312" w:line="288" w:lineRule="auto"/>
        <w:rPr>
          <w:rFonts w:ascii="Times New Roman" w:hAnsi="Times New Roman"/>
          <w:b w:val="0"/>
          <w:color w:val="000000"/>
          <w:sz w:val="30"/>
          <w:szCs w:val="30"/>
        </w:rPr>
      </w:pPr>
      <w:bookmarkStart w:id="43" w:name="_Toc101728913"/>
      <w:r>
        <w:rPr>
          <w:rFonts w:ascii="Times New Roman" w:hAnsi="Times New Roman"/>
          <w:b w:val="0"/>
          <w:color w:val="000000"/>
          <w:sz w:val="30"/>
          <w:szCs w:val="30"/>
        </w:rPr>
        <w:t>1.</w:t>
      </w:r>
      <w:r>
        <w:rPr>
          <w:rFonts w:ascii="Times New Roman" w:hAnsi="Times New Roman" w:hint="eastAsia"/>
          <w:b w:val="0"/>
          <w:color w:val="000000"/>
          <w:sz w:val="30"/>
          <w:szCs w:val="30"/>
        </w:rPr>
        <w:t>2</w:t>
      </w:r>
      <w:r>
        <w:rPr>
          <w:rFonts w:ascii="Times New Roman" w:hAnsi="Times New Roman" w:hint="eastAsia"/>
          <w:b w:val="0"/>
          <w:color w:val="000000"/>
          <w:sz w:val="30"/>
          <w:szCs w:val="30"/>
        </w:rPr>
        <w:t>国内外研究现状</w:t>
      </w:r>
      <w:bookmarkEnd w:id="43"/>
    </w:p>
    <w:p w14:paraId="2DEA0BDB" w14:textId="77777777" w:rsidR="00E3550E" w:rsidRDefault="00E3550E" w:rsidP="00E3550E">
      <w:pPr>
        <w:pStyle w:val="3"/>
        <w:tabs>
          <w:tab w:val="left" w:pos="0"/>
        </w:tabs>
        <w:spacing w:beforeLines="100" w:before="312" w:after="0" w:line="288" w:lineRule="auto"/>
        <w:rPr>
          <w:rFonts w:eastAsia="黑体"/>
          <w:b w:val="0"/>
          <w:color w:val="000000"/>
          <w:sz w:val="28"/>
          <w:szCs w:val="28"/>
        </w:rPr>
      </w:pPr>
      <w:bookmarkStart w:id="44" w:name="_Toc101728914"/>
      <w:r>
        <w:rPr>
          <w:rFonts w:eastAsia="黑体" w:hint="eastAsia"/>
          <w:b w:val="0"/>
          <w:color w:val="000000"/>
          <w:sz w:val="28"/>
          <w:szCs w:val="28"/>
        </w:rPr>
        <w:t>1</w:t>
      </w:r>
      <w:r>
        <w:rPr>
          <w:rFonts w:eastAsia="黑体"/>
          <w:b w:val="0"/>
          <w:color w:val="000000"/>
          <w:sz w:val="28"/>
          <w:szCs w:val="28"/>
        </w:rPr>
        <w:t>.</w:t>
      </w:r>
      <w:r>
        <w:rPr>
          <w:rFonts w:eastAsia="黑体" w:hint="eastAsia"/>
          <w:b w:val="0"/>
          <w:color w:val="000000"/>
          <w:sz w:val="28"/>
          <w:szCs w:val="28"/>
        </w:rPr>
        <w:t>2</w:t>
      </w:r>
      <w:r>
        <w:rPr>
          <w:rFonts w:eastAsia="黑体"/>
          <w:b w:val="0"/>
          <w:color w:val="000000"/>
          <w:sz w:val="28"/>
          <w:szCs w:val="28"/>
        </w:rPr>
        <w:t>.</w:t>
      </w:r>
      <w:r>
        <w:rPr>
          <w:rFonts w:eastAsia="黑体" w:hint="eastAsia"/>
          <w:b w:val="0"/>
          <w:color w:val="000000"/>
          <w:sz w:val="28"/>
          <w:szCs w:val="28"/>
        </w:rPr>
        <w:t>1</w:t>
      </w:r>
      <w:r>
        <w:rPr>
          <w:rFonts w:eastAsia="黑体"/>
          <w:b w:val="0"/>
          <w:color w:val="000000"/>
          <w:sz w:val="28"/>
          <w:szCs w:val="28"/>
        </w:rPr>
        <w:t xml:space="preserve"> </w:t>
      </w:r>
      <w:r>
        <w:rPr>
          <w:rFonts w:eastAsia="黑体" w:hint="eastAsia"/>
          <w:b w:val="0"/>
          <w:color w:val="000000"/>
          <w:sz w:val="28"/>
          <w:szCs w:val="28"/>
        </w:rPr>
        <w:t>信息获取类软件国内外研究现状</w:t>
      </w:r>
      <w:bookmarkEnd w:id="44"/>
    </w:p>
    <w:p w14:paraId="06D59EA3" w14:textId="77777777" w:rsidR="00E3550E" w:rsidRDefault="00E3550E" w:rsidP="00E3550E">
      <w:pPr>
        <w:spacing w:line="288" w:lineRule="auto"/>
        <w:ind w:firstLineChars="200" w:firstLine="480"/>
        <w:rPr>
          <w:sz w:val="24"/>
        </w:rPr>
      </w:pPr>
      <w:r>
        <w:rPr>
          <w:sz w:val="24"/>
        </w:rPr>
        <w:t>科技的发展连带着时代的进步</w:t>
      </w:r>
      <w:r>
        <w:rPr>
          <w:rFonts w:hint="eastAsia"/>
          <w:sz w:val="24"/>
        </w:rPr>
        <w:t>，</w:t>
      </w:r>
      <w:r>
        <w:rPr>
          <w:sz w:val="24"/>
        </w:rPr>
        <w:t>人们生活面貌发生极大的变化</w:t>
      </w:r>
      <w:r>
        <w:rPr>
          <w:rFonts w:hint="eastAsia"/>
          <w:sz w:val="24"/>
        </w:rPr>
        <w:t>，人们主动获取信息的方式主要是搜索。面对现如今海量数据的时代，简单的搜索方式在大量的数据中对比查找效率太低，因此搜索引擎技术也在不断地更新进步。</w:t>
      </w:r>
      <w:r>
        <w:rPr>
          <w:sz w:val="24"/>
        </w:rPr>
        <w:t>搜索引擎从最开始的人工时代、文本检索时代到整合分析时代、用户中心时代再到现在的生活生态圈搜索时代，经历了一个飞速发展的过程。在</w:t>
      </w:r>
      <w:r>
        <w:rPr>
          <w:rFonts w:hint="eastAsia"/>
          <w:sz w:val="24"/>
        </w:rPr>
        <w:t>互联网</w:t>
      </w:r>
      <w:r>
        <w:rPr>
          <w:sz w:val="24"/>
        </w:rPr>
        <w:t>新时代，搜索功能不再是仅仅局限于浏览器中，而是有更广阔的搜索空间，越来越多的</w:t>
      </w:r>
      <w:r>
        <w:rPr>
          <w:sz w:val="24"/>
        </w:rPr>
        <w:t>APP</w:t>
      </w:r>
      <w:r>
        <w:rPr>
          <w:sz w:val="24"/>
        </w:rPr>
        <w:t>、网站都在不断优化其内部的搜索功能</w:t>
      </w:r>
      <w:r>
        <w:rPr>
          <w:rFonts w:hint="eastAsia"/>
          <w:sz w:val="24"/>
        </w:rPr>
        <w:t>。</w:t>
      </w:r>
      <w:r>
        <w:rPr>
          <w:sz w:val="24"/>
        </w:rPr>
        <w:t>现如今人们想要搜索</w:t>
      </w:r>
      <w:r>
        <w:rPr>
          <w:rFonts w:hint="eastAsia"/>
          <w:sz w:val="24"/>
        </w:rPr>
        <w:t>餐厅、电影院，甚至是出租车，都有相应的含有此类搜索功能的</w:t>
      </w:r>
      <w:r>
        <w:rPr>
          <w:rFonts w:hint="eastAsia"/>
          <w:sz w:val="24"/>
        </w:rPr>
        <w:t>APP</w:t>
      </w:r>
      <w:r>
        <w:rPr>
          <w:rFonts w:hint="eastAsia"/>
          <w:sz w:val="24"/>
        </w:rPr>
        <w:t>或者网站为用户提供平台</w:t>
      </w:r>
      <w:r>
        <w:rPr>
          <w:rFonts w:ascii="宋体" w:hAnsi="宋体" w:hint="eastAsia"/>
          <w:sz w:val="18"/>
          <w:szCs w:val="18"/>
          <w:vertAlign w:val="superscript"/>
        </w:rPr>
        <w:t>[3]</w:t>
      </w:r>
      <w:r>
        <w:rPr>
          <w:rFonts w:hint="eastAsia"/>
          <w:sz w:val="24"/>
        </w:rPr>
        <w:t>。在国内的非浏览器类可</w:t>
      </w:r>
      <w:r>
        <w:rPr>
          <w:rFonts w:hint="eastAsia"/>
          <w:sz w:val="24"/>
        </w:rPr>
        <w:lastRenderedPageBreak/>
        <w:t>为用户提供个性化搜索服务的</w:t>
      </w:r>
      <w:r>
        <w:rPr>
          <w:rFonts w:hint="eastAsia"/>
          <w:sz w:val="24"/>
        </w:rPr>
        <w:t>APP</w:t>
      </w:r>
      <w:r>
        <w:rPr>
          <w:rFonts w:hint="eastAsia"/>
          <w:sz w:val="24"/>
        </w:rPr>
        <w:t>或网站中，有供用户获取实事新闻或社交的，有供用户参考附近门店信息的。对于第一类在国内最典型的是微博，第二类有美团网、糯米网等。下文以微博和美团网为例进行介绍。</w:t>
      </w:r>
    </w:p>
    <w:p w14:paraId="4C339108" w14:textId="77777777" w:rsidR="00E3550E" w:rsidRDefault="00E3550E" w:rsidP="00E3550E">
      <w:pPr>
        <w:spacing w:line="288" w:lineRule="auto"/>
        <w:ind w:firstLineChars="200" w:firstLine="480"/>
        <w:rPr>
          <w:sz w:val="24"/>
        </w:rPr>
      </w:pPr>
      <w:r>
        <w:rPr>
          <w:sz w:val="24"/>
        </w:rPr>
        <w:t>（</w:t>
      </w:r>
      <w:r>
        <w:rPr>
          <w:sz w:val="24"/>
        </w:rPr>
        <w:t>1</w:t>
      </w:r>
      <w:r>
        <w:rPr>
          <w:sz w:val="24"/>
        </w:rPr>
        <w:t>）</w:t>
      </w:r>
      <w:r>
        <w:rPr>
          <w:rFonts w:hint="eastAsia"/>
          <w:sz w:val="24"/>
        </w:rPr>
        <w:t>新浪微博：新浪微博是国内较为主流的信息交流平台，新浪微博热搜按分钟更新，其内部的搜索功能可以方便用户搜索各种类型的信息，包括新闻、娱乐消息、明星超话等。微博用户量极大，也就意味着其所包含的信息量庞大，如今用户可以通过微博的搜索功能搜索信息，与搜索引擎对比，微博可能会搜索出相对个性化的结果。对于用户来说，如果更想要搜索出符合心意的视频、图片等，微博可能比起传统的百度等搜索引擎来说是一个更不错的选择</w:t>
      </w:r>
      <w:r>
        <w:rPr>
          <w:rFonts w:ascii="宋体" w:hAnsi="宋体" w:hint="eastAsia"/>
          <w:sz w:val="18"/>
          <w:szCs w:val="18"/>
          <w:vertAlign w:val="superscript"/>
        </w:rPr>
        <w:t>[4]</w:t>
      </w:r>
      <w:r>
        <w:rPr>
          <w:rFonts w:hint="eastAsia"/>
          <w:sz w:val="24"/>
        </w:rPr>
        <w:t>。</w:t>
      </w:r>
    </w:p>
    <w:p w14:paraId="714FB41F" w14:textId="77777777" w:rsidR="00E3550E" w:rsidRDefault="00E3550E" w:rsidP="00E3550E">
      <w:pPr>
        <w:spacing w:line="288" w:lineRule="auto"/>
        <w:ind w:firstLineChars="200" w:firstLine="480"/>
        <w:rPr>
          <w:sz w:val="24"/>
        </w:rPr>
      </w:pPr>
      <w:r>
        <w:rPr>
          <w:sz w:val="24"/>
        </w:rPr>
        <w:t>（</w:t>
      </w:r>
      <w:r>
        <w:rPr>
          <w:sz w:val="24"/>
        </w:rPr>
        <w:t>2</w:t>
      </w:r>
      <w:r>
        <w:rPr>
          <w:sz w:val="24"/>
        </w:rPr>
        <w:t>）</w:t>
      </w:r>
      <w:r>
        <w:rPr>
          <w:rFonts w:ascii="宋体" w:hAnsi="宋体" w:hint="eastAsia"/>
          <w:sz w:val="24"/>
        </w:rPr>
        <w:t>美团网：美团网是一个团购网站，有着</w:t>
      </w:r>
      <w:r>
        <w:rPr>
          <w:rFonts w:hint="eastAsia"/>
          <w:sz w:val="24"/>
        </w:rPr>
        <w:t>“吃喝玩乐全都有”的宣传口号，美团网有许多服务，美食、酒店、旅游、团购、电影票等，由于人们使用手机要比使用电脑方便的多，美团网的移动端的客户量要比网页端的客户量大。美团网的客户端即移动端可以随时随地的查看身边的门店以及优惠团购信息。可以按距离、人气、价格等排序，更直观的为用户显示信息</w:t>
      </w:r>
      <w:r>
        <w:rPr>
          <w:rFonts w:ascii="宋体" w:hAnsi="宋体" w:hint="eastAsia"/>
          <w:sz w:val="18"/>
          <w:szCs w:val="18"/>
          <w:vertAlign w:val="superscript"/>
        </w:rPr>
        <w:t>[5]</w:t>
      </w:r>
      <w:r>
        <w:rPr>
          <w:rFonts w:hint="eastAsia"/>
          <w:sz w:val="24"/>
        </w:rPr>
        <w:t>。</w:t>
      </w:r>
    </w:p>
    <w:p w14:paraId="19BE0FC3" w14:textId="77777777" w:rsidR="00E3550E" w:rsidRDefault="00E3550E" w:rsidP="00E3550E">
      <w:pPr>
        <w:spacing w:line="288" w:lineRule="auto"/>
        <w:ind w:firstLineChars="200" w:firstLine="480"/>
        <w:rPr>
          <w:sz w:val="24"/>
        </w:rPr>
      </w:pPr>
      <w:r>
        <w:rPr>
          <w:rFonts w:ascii="宋体" w:hAnsi="宋体" w:hint="eastAsia"/>
          <w:sz w:val="24"/>
        </w:rPr>
        <w:t>对于国外信息获取类软件来说，第一类与微博比较相似的是美国的</w:t>
      </w:r>
      <w:r>
        <w:rPr>
          <w:sz w:val="24"/>
        </w:rPr>
        <w:t>Twitter</w:t>
      </w:r>
      <w:r>
        <w:rPr>
          <w:rFonts w:ascii="宋体" w:hAnsi="宋体" w:hint="eastAsia"/>
          <w:sz w:val="24"/>
        </w:rPr>
        <w:t>；第二类具有代表性的是美国的</w:t>
      </w:r>
      <w:r>
        <w:rPr>
          <w:sz w:val="24"/>
        </w:rPr>
        <w:t>Zagat survey</w:t>
      </w:r>
      <w:r>
        <w:rPr>
          <w:rFonts w:hint="eastAsia"/>
          <w:sz w:val="24"/>
        </w:rPr>
        <w:t>。</w:t>
      </w:r>
    </w:p>
    <w:p w14:paraId="2B6F611E" w14:textId="77777777" w:rsidR="00E3550E" w:rsidRDefault="00E3550E" w:rsidP="00E3550E">
      <w:pPr>
        <w:spacing w:line="288" w:lineRule="auto"/>
        <w:ind w:firstLineChars="200" w:firstLine="480"/>
        <w:rPr>
          <w:sz w:val="24"/>
        </w:rPr>
      </w:pPr>
      <w:r>
        <w:rPr>
          <w:sz w:val="24"/>
        </w:rPr>
        <w:t>（</w:t>
      </w:r>
      <w:r>
        <w:rPr>
          <w:sz w:val="24"/>
        </w:rPr>
        <w:t>1</w:t>
      </w:r>
      <w:r>
        <w:rPr>
          <w:sz w:val="24"/>
        </w:rPr>
        <w:t>）</w:t>
      </w:r>
      <w:r>
        <w:rPr>
          <w:sz w:val="24"/>
        </w:rPr>
        <w:t>Twitter</w:t>
      </w:r>
      <w:r>
        <w:rPr>
          <w:rFonts w:hint="eastAsia"/>
          <w:sz w:val="24"/>
        </w:rPr>
        <w:t>：</w:t>
      </w:r>
      <w:r>
        <w:rPr>
          <w:rFonts w:hint="eastAsia"/>
          <w:sz w:val="24"/>
        </w:rPr>
        <w:t>Twitter</w:t>
      </w:r>
      <w:r>
        <w:rPr>
          <w:rFonts w:ascii="宋体" w:hAnsi="宋体" w:hint="eastAsia"/>
          <w:sz w:val="24"/>
        </w:rPr>
        <w:t>是一家美国社交网站，是全球互联网访问量最大的十个网站之一。</w:t>
      </w:r>
      <w:r>
        <w:rPr>
          <w:sz w:val="24"/>
        </w:rPr>
        <w:t>Twitter</w:t>
      </w:r>
      <w:r>
        <w:rPr>
          <w:sz w:val="24"/>
        </w:rPr>
        <w:t>如今已经正式在</w:t>
      </w:r>
      <w:r>
        <w:rPr>
          <w:sz w:val="24"/>
        </w:rPr>
        <w:t>Twitter</w:t>
      </w:r>
      <w:r>
        <w:rPr>
          <w:rFonts w:hint="eastAsia"/>
          <w:sz w:val="24"/>
        </w:rPr>
        <w:t>.com</w:t>
      </w:r>
      <w:r>
        <w:rPr>
          <w:rFonts w:hint="eastAsia"/>
          <w:sz w:val="24"/>
        </w:rPr>
        <w:t>网页版推出了通用的搜索功能，通用搜索即是指搜索引擎提供的标配服务，搜索结果中融合呈现网页、图片、视频、新闻、本地等搜索结果。</w:t>
      </w:r>
      <w:r>
        <w:rPr>
          <w:rFonts w:hint="eastAsia"/>
          <w:sz w:val="24"/>
        </w:rPr>
        <w:t>Twitter</w:t>
      </w:r>
      <w:r>
        <w:rPr>
          <w:rFonts w:hint="eastAsia"/>
          <w:sz w:val="24"/>
        </w:rPr>
        <w:t>的搜索在原有的搜索结果中，整合进人和照片，方便用户在搜索信息流的同时，也可以找到相关的人和图片。这意味着，</w:t>
      </w:r>
      <w:r>
        <w:rPr>
          <w:rFonts w:hint="eastAsia"/>
          <w:sz w:val="24"/>
        </w:rPr>
        <w:t>Twitter</w:t>
      </w:r>
      <w:r>
        <w:rPr>
          <w:rFonts w:hint="eastAsia"/>
          <w:sz w:val="24"/>
        </w:rPr>
        <w:t>的搜索正在从站内搜索向主流搜索引擎转变</w:t>
      </w:r>
      <w:r>
        <w:rPr>
          <w:rFonts w:ascii="宋体" w:hAnsi="宋体" w:hint="eastAsia"/>
          <w:sz w:val="18"/>
          <w:szCs w:val="18"/>
          <w:vertAlign w:val="superscript"/>
        </w:rPr>
        <w:t>[6]</w:t>
      </w:r>
      <w:r>
        <w:rPr>
          <w:rFonts w:hint="eastAsia"/>
          <w:sz w:val="24"/>
        </w:rPr>
        <w:t>。</w:t>
      </w:r>
    </w:p>
    <w:p w14:paraId="6AED74FE" w14:textId="77777777" w:rsidR="00E3550E" w:rsidRDefault="00E3550E" w:rsidP="00E3550E">
      <w:pPr>
        <w:spacing w:line="288" w:lineRule="auto"/>
        <w:ind w:firstLineChars="200" w:firstLine="480"/>
        <w:rPr>
          <w:rFonts w:ascii="宋体" w:hAnsi="宋体"/>
          <w:sz w:val="24"/>
        </w:rPr>
      </w:pPr>
      <w:r>
        <w:rPr>
          <w:rFonts w:ascii="宋体" w:hAnsi="宋体"/>
          <w:sz w:val="24"/>
        </w:rPr>
        <w:t>（</w:t>
      </w:r>
      <w:r>
        <w:rPr>
          <w:rFonts w:ascii="宋体" w:hAnsi="宋体" w:hint="eastAsia"/>
          <w:sz w:val="24"/>
        </w:rPr>
        <w:t>2</w:t>
      </w:r>
      <w:r>
        <w:rPr>
          <w:rFonts w:ascii="宋体" w:hAnsi="宋体"/>
          <w:sz w:val="24"/>
        </w:rPr>
        <w:t>）</w:t>
      </w:r>
      <w:r>
        <w:rPr>
          <w:sz w:val="24"/>
        </w:rPr>
        <w:t>Zagat survey</w:t>
      </w:r>
      <w:r>
        <w:rPr>
          <w:sz w:val="24"/>
        </w:rPr>
        <w:t>：用户可以在</w:t>
      </w:r>
      <w:r>
        <w:rPr>
          <w:sz w:val="24"/>
        </w:rPr>
        <w:t>Zagat.com</w:t>
      </w:r>
      <w:r>
        <w:rPr>
          <w:sz w:val="24"/>
        </w:rPr>
        <w:t>网站上发表自己对于</w:t>
      </w:r>
      <w:r>
        <w:rPr>
          <w:rFonts w:ascii="宋体" w:hAnsi="宋体" w:hint="eastAsia"/>
          <w:sz w:val="24"/>
        </w:rPr>
        <w:t>饮食、住宿、娱乐、旅游等消费领域的评论以及看法。用户还可用根据这些消费信息，搜索自己感兴趣的方面，以此作为消费决策的参考。该网站在世界上已经享有声誉，基于顾客消费体验的消费信息让其在世界范围内获得了大量的忠实用户。</w:t>
      </w:r>
    </w:p>
    <w:p w14:paraId="32AE1DD9" w14:textId="77777777" w:rsidR="00E3550E" w:rsidRDefault="00E3550E" w:rsidP="00E3550E">
      <w:pPr>
        <w:spacing w:line="288" w:lineRule="auto"/>
        <w:ind w:firstLineChars="200" w:firstLine="480"/>
        <w:rPr>
          <w:rFonts w:ascii="宋体" w:hAnsi="宋体"/>
          <w:sz w:val="24"/>
        </w:rPr>
      </w:pPr>
      <w:r>
        <w:rPr>
          <w:rFonts w:ascii="宋体" w:hAnsi="宋体" w:hint="eastAsia"/>
          <w:sz w:val="24"/>
        </w:rPr>
        <w:t>总体来说，虽然非搜索引擎类信息获取软件一时之间完全取代搜索引擎的可能性不大，但是其自身的搜索功能都在不断发展更新，未来其内部搜索功能可能也会占据市场的一席之地。</w:t>
      </w:r>
    </w:p>
    <w:p w14:paraId="5CBBE51F" w14:textId="77777777" w:rsidR="00E3550E" w:rsidRDefault="00E3550E" w:rsidP="00E3550E">
      <w:pPr>
        <w:pStyle w:val="3"/>
        <w:tabs>
          <w:tab w:val="left" w:pos="0"/>
        </w:tabs>
        <w:spacing w:beforeLines="100" w:before="312" w:after="0" w:line="288" w:lineRule="auto"/>
        <w:rPr>
          <w:rFonts w:eastAsia="黑体"/>
          <w:b w:val="0"/>
          <w:color w:val="000000"/>
          <w:sz w:val="28"/>
          <w:szCs w:val="28"/>
        </w:rPr>
      </w:pPr>
      <w:bookmarkStart w:id="45" w:name="_Toc101728915"/>
      <w:r>
        <w:rPr>
          <w:rFonts w:eastAsia="黑体" w:hint="eastAsia"/>
          <w:b w:val="0"/>
          <w:color w:val="000000"/>
          <w:sz w:val="28"/>
          <w:szCs w:val="28"/>
        </w:rPr>
        <w:t>1</w:t>
      </w:r>
      <w:r>
        <w:rPr>
          <w:rFonts w:eastAsia="黑体"/>
          <w:b w:val="0"/>
          <w:color w:val="000000"/>
          <w:sz w:val="28"/>
          <w:szCs w:val="28"/>
        </w:rPr>
        <w:t>.</w:t>
      </w:r>
      <w:r>
        <w:rPr>
          <w:rFonts w:eastAsia="黑体" w:hint="eastAsia"/>
          <w:b w:val="0"/>
          <w:color w:val="000000"/>
          <w:sz w:val="28"/>
          <w:szCs w:val="28"/>
        </w:rPr>
        <w:t>2</w:t>
      </w:r>
      <w:r>
        <w:rPr>
          <w:rFonts w:eastAsia="黑体"/>
          <w:b w:val="0"/>
          <w:color w:val="000000"/>
          <w:sz w:val="28"/>
          <w:szCs w:val="28"/>
        </w:rPr>
        <w:t>.</w:t>
      </w:r>
      <w:r>
        <w:rPr>
          <w:rFonts w:eastAsia="黑体" w:hint="eastAsia"/>
          <w:b w:val="0"/>
          <w:color w:val="000000"/>
          <w:sz w:val="28"/>
          <w:szCs w:val="28"/>
        </w:rPr>
        <w:t>1</w:t>
      </w:r>
      <w:r>
        <w:rPr>
          <w:rFonts w:eastAsia="黑体"/>
          <w:b w:val="0"/>
          <w:color w:val="000000"/>
          <w:sz w:val="28"/>
          <w:szCs w:val="28"/>
        </w:rPr>
        <w:t xml:space="preserve"> </w:t>
      </w:r>
      <w:r>
        <w:rPr>
          <w:rFonts w:eastAsia="黑体" w:hint="eastAsia"/>
          <w:b w:val="0"/>
          <w:color w:val="000000"/>
          <w:sz w:val="28"/>
          <w:szCs w:val="28"/>
        </w:rPr>
        <w:t>推荐系统国内外研究现状</w:t>
      </w:r>
      <w:bookmarkEnd w:id="45"/>
    </w:p>
    <w:p w14:paraId="2F51C78E" w14:textId="77777777" w:rsidR="00E3550E" w:rsidRDefault="00E3550E" w:rsidP="00E3550E">
      <w:pPr>
        <w:spacing w:line="288" w:lineRule="auto"/>
        <w:ind w:firstLineChars="200" w:firstLine="480"/>
        <w:rPr>
          <w:rFonts w:ascii="宋体" w:hAnsi="宋体"/>
          <w:sz w:val="24"/>
        </w:rPr>
      </w:pPr>
      <w:r w:rsidRPr="009C26ED">
        <w:rPr>
          <w:rFonts w:ascii="宋体" w:hAnsi="宋体" w:hint="eastAsia"/>
          <w:sz w:val="24"/>
        </w:rPr>
        <w:t>据了解，目前国内同行业使用的纪检平台完成了信息公开、发布重要通知、展示工作成果、开展信息交流、网络信访举报等功能，缺少“智慧筛查”、“智慧诊断”等功能。国内少数省市政府部门使用的纪检平台除了信息公开、发布通知等常规功能外，利用大数据平台集查询、比对、分析、研判功能于一体，为监督办案工作提供数据支撑，不仅为相关工作带来了效率的提升，还有工作模式的改变，但系统过</w:t>
      </w:r>
      <w:r w:rsidRPr="009C26ED">
        <w:rPr>
          <w:rFonts w:ascii="宋体" w:hAnsi="宋体" w:hint="eastAsia"/>
          <w:sz w:val="24"/>
        </w:rPr>
        <w:lastRenderedPageBreak/>
        <w:t>于庞大，不适合企业使用。</w:t>
      </w:r>
    </w:p>
    <w:p w14:paraId="6F615EA3" w14:textId="77777777" w:rsidR="00E3550E" w:rsidRDefault="00E3550E" w:rsidP="00E3550E">
      <w:pPr>
        <w:spacing w:line="288" w:lineRule="auto"/>
        <w:ind w:firstLineChars="200" w:firstLine="480"/>
        <w:rPr>
          <w:rFonts w:ascii="宋体" w:hAnsi="宋体"/>
          <w:sz w:val="24"/>
        </w:rPr>
      </w:pPr>
    </w:p>
    <w:p w14:paraId="05787B12" w14:textId="77777777" w:rsidR="00E3550E" w:rsidRPr="009C26ED" w:rsidRDefault="00E3550E" w:rsidP="00E3550E">
      <w:pPr>
        <w:spacing w:line="288" w:lineRule="auto"/>
        <w:ind w:firstLineChars="200" w:firstLine="480"/>
        <w:rPr>
          <w:rFonts w:ascii="宋体" w:hAnsi="宋体"/>
          <w:sz w:val="24"/>
        </w:rPr>
      </w:pPr>
    </w:p>
    <w:p w14:paraId="7A160BB8" w14:textId="77777777" w:rsidR="00E3550E" w:rsidRDefault="00E3550E" w:rsidP="00E3550E">
      <w:pPr>
        <w:spacing w:line="288" w:lineRule="auto"/>
        <w:ind w:firstLineChars="200" w:firstLine="480"/>
        <w:rPr>
          <w:rFonts w:ascii="宋体" w:hAnsi="宋体"/>
          <w:sz w:val="24"/>
        </w:rPr>
      </w:pPr>
      <w:r>
        <w:rPr>
          <w:rFonts w:ascii="宋体" w:hAnsi="宋体" w:hint="eastAsia"/>
          <w:sz w:val="24"/>
        </w:rPr>
        <w:t>搜索和推荐是相辅相成的两种信息获取方式，对于推荐系统，有两个主要研究方向，一是对推荐算法的研究，二是推荐系统在工程中和商业上的应用。在第一方面，常用的推荐算法协同过滤推荐算法，包括基于物品的协同过滤，基于用户的协同过滤，基于模型的协同过滤，混合推荐算法等</w:t>
      </w:r>
      <w:r>
        <w:rPr>
          <w:rFonts w:ascii="宋体" w:hAnsi="宋体" w:hint="eastAsia"/>
          <w:sz w:val="18"/>
          <w:szCs w:val="18"/>
          <w:vertAlign w:val="superscript"/>
        </w:rPr>
        <w:t>[7]</w:t>
      </w:r>
      <w:r>
        <w:rPr>
          <w:rFonts w:ascii="宋体" w:hAnsi="宋体" w:hint="eastAsia"/>
          <w:sz w:val="24"/>
        </w:rPr>
        <w:t>。对于第二方面，其实大部分推荐系统都是作为一个模块包含在一个大的项目或者APP中，国内具有较好的推荐功能应用项目有淘宝内部的推荐、今日头条，抖音短视频推荐等，国外有</w:t>
      </w:r>
      <w:r>
        <w:rPr>
          <w:sz w:val="24"/>
        </w:rPr>
        <w:t>YouTube</w:t>
      </w:r>
      <w:r>
        <w:rPr>
          <w:rFonts w:ascii="宋体" w:hAnsi="宋体" w:hint="eastAsia"/>
          <w:sz w:val="24"/>
        </w:rPr>
        <w:t>的视频推荐。淘宝网的商品推荐一般情况下是使用用户画像，通过记录用户的浏览行为和购买历史，构建物品相同类目或者是相关类目属性模型和用户社会属性模型，并将用户、商品以及店铺建立关联。其推荐的原则包括基于物品信息、关联规则、属性筛选推荐，或增加用户画像，对优质商品划分排序等。</w:t>
      </w:r>
    </w:p>
    <w:p w14:paraId="3ACC9C29" w14:textId="77777777" w:rsidR="00E3550E" w:rsidRDefault="00E3550E" w:rsidP="00E3550E">
      <w:pPr>
        <w:spacing w:line="288" w:lineRule="auto"/>
        <w:ind w:firstLineChars="200" w:firstLine="480"/>
        <w:rPr>
          <w:sz w:val="24"/>
        </w:rPr>
      </w:pPr>
      <w:r>
        <w:rPr>
          <w:rFonts w:ascii="宋体" w:hAnsi="宋体" w:hint="eastAsia"/>
          <w:sz w:val="24"/>
        </w:rPr>
        <w:t>技术上推荐系统可以使用基于内存或邻域推荐，基于模型的推荐，或以矩阵分解的传统机器学习方式推荐。</w:t>
      </w:r>
      <w:r>
        <w:rPr>
          <w:sz w:val="24"/>
        </w:rPr>
        <w:t>YouTube</w:t>
      </w:r>
      <w:r>
        <w:rPr>
          <w:sz w:val="24"/>
        </w:rPr>
        <w:t>的视频推荐使用了</w:t>
      </w:r>
      <w:r>
        <w:rPr>
          <w:rFonts w:hint="eastAsia"/>
          <w:sz w:val="24"/>
        </w:rPr>
        <w:t>基于</w:t>
      </w:r>
      <w:r>
        <w:rPr>
          <w:sz w:val="24"/>
        </w:rPr>
        <w:t>User</w:t>
      </w:r>
      <w:r>
        <w:rPr>
          <w:rFonts w:hint="eastAsia"/>
          <w:sz w:val="24"/>
        </w:rPr>
        <w:t>-</w:t>
      </w:r>
      <w:r>
        <w:rPr>
          <w:sz w:val="24"/>
        </w:rPr>
        <w:t>Video</w:t>
      </w:r>
      <w:r>
        <w:rPr>
          <w:sz w:val="24"/>
        </w:rPr>
        <w:t>图游历算法</w:t>
      </w:r>
      <w:r>
        <w:rPr>
          <w:rFonts w:hint="eastAsia"/>
          <w:sz w:val="24"/>
        </w:rPr>
        <w:t>，基于搜索以及协同过滤算法，目前已经转用深度学习神经网络</w:t>
      </w:r>
      <w:r>
        <w:rPr>
          <w:rFonts w:ascii="宋体" w:hAnsi="宋体" w:hint="eastAsia"/>
          <w:sz w:val="18"/>
          <w:szCs w:val="18"/>
          <w:vertAlign w:val="superscript"/>
        </w:rPr>
        <w:t>[8]</w:t>
      </w:r>
      <w:r>
        <w:rPr>
          <w:rFonts w:hint="eastAsia"/>
          <w:sz w:val="24"/>
        </w:rPr>
        <w:t>。</w:t>
      </w:r>
    </w:p>
    <w:p w14:paraId="568FB6B9" w14:textId="77777777" w:rsidR="00E3550E" w:rsidRDefault="00E3550E" w:rsidP="00E3550E">
      <w:pPr>
        <w:spacing w:line="288" w:lineRule="auto"/>
        <w:ind w:firstLineChars="200" w:firstLine="480"/>
        <w:rPr>
          <w:sz w:val="24"/>
        </w:rPr>
      </w:pPr>
      <w:r>
        <w:rPr>
          <w:rFonts w:hint="eastAsia"/>
          <w:sz w:val="24"/>
        </w:rPr>
        <w:t>如今的推荐算法大致可以分为三类，基于协同过滤的推荐，基于内容的推荐，基于知识的推荐算法等。它们适合的应用场景不同，不同的算法也就会带来不同性能上的体现</w:t>
      </w:r>
      <w:r>
        <w:rPr>
          <w:rFonts w:ascii="宋体" w:hAnsi="宋体" w:hint="eastAsia"/>
          <w:sz w:val="18"/>
          <w:szCs w:val="18"/>
          <w:vertAlign w:val="superscript"/>
        </w:rPr>
        <w:t>[9]</w:t>
      </w:r>
      <w:r>
        <w:rPr>
          <w:rFonts w:hint="eastAsia"/>
          <w:sz w:val="24"/>
        </w:rPr>
        <w:t>。</w:t>
      </w:r>
    </w:p>
    <w:p w14:paraId="6261AB46" w14:textId="77777777" w:rsidR="00E3550E" w:rsidRDefault="00E3550E" w:rsidP="00E3550E">
      <w:pPr>
        <w:pStyle w:val="2"/>
        <w:spacing w:beforeLines="100" w:before="312" w:afterLines="100" w:after="312" w:line="288" w:lineRule="auto"/>
        <w:rPr>
          <w:rFonts w:ascii="Times New Roman" w:hAnsi="Times New Roman"/>
          <w:b w:val="0"/>
          <w:color w:val="000000"/>
          <w:sz w:val="30"/>
          <w:szCs w:val="30"/>
        </w:rPr>
      </w:pPr>
      <w:bookmarkStart w:id="46" w:name="_Toc101728916"/>
      <w:r>
        <w:rPr>
          <w:rFonts w:ascii="Times New Roman" w:hAnsi="Times New Roman" w:hint="eastAsia"/>
          <w:b w:val="0"/>
          <w:color w:val="000000"/>
          <w:sz w:val="30"/>
          <w:szCs w:val="30"/>
        </w:rPr>
        <w:t xml:space="preserve">1.3 </w:t>
      </w:r>
      <w:r>
        <w:rPr>
          <w:rFonts w:ascii="Times New Roman" w:hAnsi="Times New Roman" w:hint="eastAsia"/>
          <w:b w:val="0"/>
          <w:color w:val="000000"/>
          <w:sz w:val="30"/>
          <w:szCs w:val="30"/>
        </w:rPr>
        <w:t>本文组织架构</w:t>
      </w:r>
      <w:bookmarkEnd w:id="46"/>
    </w:p>
    <w:p w14:paraId="57F494FD" w14:textId="77777777" w:rsidR="00E3550E" w:rsidRDefault="00E3550E" w:rsidP="00E3550E">
      <w:pPr>
        <w:spacing w:line="288" w:lineRule="auto"/>
        <w:ind w:firstLineChars="200" w:firstLine="480"/>
        <w:rPr>
          <w:sz w:val="24"/>
        </w:rPr>
      </w:pPr>
      <w:r>
        <w:rPr>
          <w:rFonts w:hint="eastAsia"/>
          <w:sz w:val="24"/>
        </w:rPr>
        <w:t>本文主要分为六章对系统进行介绍，组织结构如下：</w:t>
      </w:r>
    </w:p>
    <w:p w14:paraId="5D0491B7" w14:textId="77777777" w:rsidR="00E3550E" w:rsidRDefault="00E3550E" w:rsidP="00E3550E">
      <w:pPr>
        <w:spacing w:line="288" w:lineRule="auto"/>
        <w:ind w:firstLineChars="200" w:firstLine="480"/>
        <w:rPr>
          <w:sz w:val="24"/>
        </w:rPr>
      </w:pPr>
      <w:r>
        <w:rPr>
          <w:rFonts w:hint="eastAsia"/>
          <w:sz w:val="24"/>
        </w:rPr>
        <w:t>第</w:t>
      </w:r>
      <w:r>
        <w:rPr>
          <w:rFonts w:hint="eastAsia"/>
          <w:sz w:val="24"/>
        </w:rPr>
        <w:t>1</w:t>
      </w:r>
      <w:r>
        <w:rPr>
          <w:rFonts w:hint="eastAsia"/>
          <w:sz w:val="24"/>
        </w:rPr>
        <w:t>章概述部分主要对系统的开发背景和意义进行介绍。</w:t>
      </w:r>
    </w:p>
    <w:p w14:paraId="1356F139" w14:textId="77777777" w:rsidR="00E3550E" w:rsidRDefault="00E3550E" w:rsidP="00E3550E">
      <w:pPr>
        <w:spacing w:line="288" w:lineRule="auto"/>
        <w:ind w:firstLineChars="200" w:firstLine="480"/>
        <w:rPr>
          <w:sz w:val="24"/>
        </w:rPr>
      </w:pPr>
      <w:r>
        <w:rPr>
          <w:rFonts w:hint="eastAsia"/>
          <w:sz w:val="24"/>
        </w:rPr>
        <w:t>第</w:t>
      </w:r>
      <w:r>
        <w:rPr>
          <w:rFonts w:hint="eastAsia"/>
          <w:sz w:val="24"/>
        </w:rPr>
        <w:t>2</w:t>
      </w:r>
      <w:r>
        <w:rPr>
          <w:rFonts w:hint="eastAsia"/>
          <w:sz w:val="24"/>
        </w:rPr>
        <w:t>章主要介绍了系统开发所需要的关键技术和开发工具，介绍了其原理。</w:t>
      </w:r>
    </w:p>
    <w:p w14:paraId="0970E616" w14:textId="77777777" w:rsidR="00E3550E" w:rsidRDefault="00E3550E" w:rsidP="00E3550E">
      <w:pPr>
        <w:spacing w:line="288" w:lineRule="auto"/>
        <w:ind w:firstLineChars="200" w:firstLine="480"/>
        <w:rPr>
          <w:sz w:val="24"/>
        </w:rPr>
      </w:pPr>
      <w:r>
        <w:rPr>
          <w:rFonts w:hint="eastAsia"/>
          <w:sz w:val="24"/>
        </w:rPr>
        <w:t>第</w:t>
      </w:r>
      <w:r>
        <w:rPr>
          <w:rFonts w:hint="eastAsia"/>
          <w:sz w:val="24"/>
        </w:rPr>
        <w:t>3</w:t>
      </w:r>
      <w:r>
        <w:rPr>
          <w:rFonts w:hint="eastAsia"/>
          <w:sz w:val="24"/>
        </w:rPr>
        <w:t>章主要对系统开发进行多方面的可行性研究和需求分析。</w:t>
      </w:r>
    </w:p>
    <w:p w14:paraId="4B378D51" w14:textId="77777777" w:rsidR="00E3550E" w:rsidRDefault="00E3550E" w:rsidP="00E3550E">
      <w:pPr>
        <w:spacing w:line="288" w:lineRule="auto"/>
        <w:ind w:firstLineChars="200" w:firstLine="480"/>
        <w:rPr>
          <w:sz w:val="24"/>
        </w:rPr>
      </w:pPr>
      <w:r>
        <w:rPr>
          <w:rFonts w:hint="eastAsia"/>
          <w:sz w:val="24"/>
        </w:rPr>
        <w:t>第</w:t>
      </w:r>
      <w:r>
        <w:rPr>
          <w:rFonts w:hint="eastAsia"/>
          <w:sz w:val="24"/>
        </w:rPr>
        <w:t>4</w:t>
      </w:r>
      <w:r>
        <w:rPr>
          <w:rFonts w:hint="eastAsia"/>
          <w:sz w:val="24"/>
        </w:rPr>
        <w:t>章主要对系统进行总体设计，包括对功能模块的设计和数据库的设计。</w:t>
      </w:r>
    </w:p>
    <w:p w14:paraId="2D354687" w14:textId="77777777" w:rsidR="00E3550E" w:rsidRDefault="00E3550E" w:rsidP="00E3550E">
      <w:pPr>
        <w:spacing w:line="288" w:lineRule="auto"/>
        <w:ind w:firstLineChars="200" w:firstLine="480"/>
        <w:rPr>
          <w:sz w:val="24"/>
        </w:rPr>
      </w:pPr>
      <w:r>
        <w:rPr>
          <w:rFonts w:hint="eastAsia"/>
          <w:sz w:val="24"/>
        </w:rPr>
        <w:t>第</w:t>
      </w:r>
      <w:r>
        <w:rPr>
          <w:rFonts w:hint="eastAsia"/>
          <w:sz w:val="24"/>
        </w:rPr>
        <w:t>5</w:t>
      </w:r>
      <w:r>
        <w:rPr>
          <w:rFonts w:hint="eastAsia"/>
          <w:sz w:val="24"/>
        </w:rPr>
        <w:t>章主要对系统开发的详细设计与实现进行介绍，并展示部分用户界面。</w:t>
      </w:r>
    </w:p>
    <w:p w14:paraId="6FDF644F" w14:textId="77777777" w:rsidR="00E3550E" w:rsidRDefault="00E3550E" w:rsidP="00E3550E">
      <w:pPr>
        <w:spacing w:line="288" w:lineRule="auto"/>
        <w:ind w:firstLineChars="200" w:firstLine="480"/>
        <w:rPr>
          <w:sz w:val="24"/>
        </w:rPr>
      </w:pPr>
      <w:r>
        <w:rPr>
          <w:rFonts w:hint="eastAsia"/>
          <w:sz w:val="24"/>
        </w:rPr>
        <w:t>第</w:t>
      </w:r>
      <w:r>
        <w:rPr>
          <w:rFonts w:hint="eastAsia"/>
          <w:sz w:val="24"/>
        </w:rPr>
        <w:t>6</w:t>
      </w:r>
      <w:r>
        <w:rPr>
          <w:rFonts w:hint="eastAsia"/>
          <w:sz w:val="24"/>
        </w:rPr>
        <w:t>章对系统测试进行介绍，包括测试方法测试用例等。</w:t>
      </w:r>
    </w:p>
    <w:p w14:paraId="68181E89" w14:textId="77777777" w:rsidR="00E3550E" w:rsidRDefault="00E3550E" w:rsidP="00E3550E">
      <w:pPr>
        <w:spacing w:line="288" w:lineRule="auto"/>
        <w:ind w:firstLineChars="200" w:firstLine="480"/>
        <w:rPr>
          <w:sz w:val="24"/>
        </w:rPr>
      </w:pPr>
      <w:r>
        <w:rPr>
          <w:rFonts w:hint="eastAsia"/>
          <w:sz w:val="24"/>
        </w:rPr>
        <w:t>论文最后是本文的结论、参考文献和致谢。</w:t>
      </w:r>
    </w:p>
    <w:p w14:paraId="00586715" w14:textId="77777777" w:rsidR="00E3550E" w:rsidRDefault="00E3550E" w:rsidP="00E3550E">
      <w:pPr>
        <w:spacing w:line="288" w:lineRule="auto"/>
        <w:rPr>
          <w:color w:val="000000"/>
        </w:rPr>
        <w:sectPr w:rsidR="00E3550E">
          <w:headerReference w:type="default" r:id="rId11"/>
          <w:pgSz w:w="11906" w:h="16838"/>
          <w:pgMar w:top="1701" w:right="1418" w:bottom="1418" w:left="1701" w:header="851" w:footer="851" w:gutter="284"/>
          <w:pgNumType w:start="1"/>
          <w:cols w:space="720"/>
          <w:docGrid w:type="linesAndChars" w:linePitch="312"/>
        </w:sectPr>
      </w:pPr>
      <w:bookmarkStart w:id="47" w:name="_Toc354064087"/>
      <w:bookmarkStart w:id="48" w:name="_Toc485586686"/>
      <w:bookmarkEnd w:id="39"/>
      <w:bookmarkEnd w:id="40"/>
      <w:bookmarkEnd w:id="41"/>
      <w:bookmarkEnd w:id="42"/>
    </w:p>
    <w:p w14:paraId="5A774707" w14:textId="65468FF0" w:rsidR="00E3550E" w:rsidRDefault="00E3550E" w:rsidP="00E3550E">
      <w:pPr>
        <w:pStyle w:val="1"/>
        <w:adjustRightInd w:val="0"/>
        <w:snapToGrid w:val="0"/>
        <w:spacing w:beforeLines="200" w:before="624" w:afterLines="200" w:after="624" w:line="288" w:lineRule="auto"/>
        <w:jc w:val="center"/>
        <w:rPr>
          <w:rFonts w:eastAsia="黑体"/>
          <w:b w:val="0"/>
          <w:color w:val="000000"/>
          <w:sz w:val="36"/>
          <w:szCs w:val="36"/>
        </w:rPr>
      </w:pPr>
      <w:bookmarkStart w:id="49" w:name="_Toc101728917"/>
      <w:r>
        <w:rPr>
          <w:rFonts w:eastAsia="黑体" w:hint="eastAsia"/>
          <w:b w:val="0"/>
          <w:color w:val="000000"/>
          <w:sz w:val="36"/>
          <w:szCs w:val="36"/>
        </w:rPr>
        <w:lastRenderedPageBreak/>
        <w:t>第</w:t>
      </w:r>
      <w:r>
        <w:rPr>
          <w:rFonts w:eastAsia="黑体"/>
          <w:b w:val="0"/>
          <w:color w:val="000000"/>
          <w:sz w:val="36"/>
          <w:szCs w:val="36"/>
        </w:rPr>
        <w:t>2</w:t>
      </w:r>
      <w:r>
        <w:rPr>
          <w:rFonts w:eastAsia="黑体" w:hint="eastAsia"/>
          <w:b w:val="0"/>
          <w:color w:val="000000"/>
          <w:sz w:val="36"/>
          <w:szCs w:val="36"/>
        </w:rPr>
        <w:t>章</w:t>
      </w:r>
      <w:bookmarkEnd w:id="47"/>
      <w:r>
        <w:rPr>
          <w:rFonts w:eastAsia="黑体"/>
          <w:b w:val="0"/>
          <w:color w:val="000000"/>
          <w:sz w:val="36"/>
          <w:szCs w:val="36"/>
        </w:rPr>
        <w:t xml:space="preserve"> </w:t>
      </w:r>
      <w:r>
        <w:rPr>
          <w:rFonts w:eastAsia="黑体" w:hint="eastAsia"/>
          <w:b w:val="0"/>
          <w:color w:val="000000"/>
          <w:sz w:val="36"/>
          <w:szCs w:val="36"/>
        </w:rPr>
        <w:t>开发工具和相关技术</w:t>
      </w:r>
      <w:bookmarkEnd w:id="48"/>
      <w:bookmarkEnd w:id="49"/>
    </w:p>
    <w:p w14:paraId="2CECAC71" w14:textId="77777777" w:rsidR="00E3550E" w:rsidRDefault="00E3550E" w:rsidP="00E3550E">
      <w:pPr>
        <w:pStyle w:val="2"/>
        <w:spacing w:beforeLines="100" w:before="312" w:afterLines="100" w:after="312" w:line="288" w:lineRule="auto"/>
        <w:rPr>
          <w:rFonts w:ascii="Times New Roman" w:hAnsi="Times New Roman"/>
          <w:b w:val="0"/>
          <w:color w:val="000000"/>
          <w:sz w:val="30"/>
          <w:szCs w:val="30"/>
        </w:rPr>
      </w:pPr>
      <w:bookmarkStart w:id="50" w:name="_Toc101728918"/>
      <w:bookmarkStart w:id="51" w:name="_Toc296107772"/>
      <w:bookmarkStart w:id="52" w:name="_Toc354064088"/>
      <w:bookmarkStart w:id="53" w:name="_Toc485586687"/>
      <w:r>
        <w:rPr>
          <w:rFonts w:ascii="Times New Roman" w:hAnsi="Times New Roman" w:hint="eastAsia"/>
          <w:b w:val="0"/>
          <w:color w:val="000000"/>
          <w:sz w:val="30"/>
          <w:szCs w:val="30"/>
        </w:rPr>
        <w:t>·</w:t>
      </w:r>
      <w:r>
        <w:rPr>
          <w:rFonts w:ascii="Times New Roman" w:hAnsi="Times New Roman"/>
          <w:b w:val="0"/>
          <w:color w:val="000000"/>
          <w:sz w:val="30"/>
          <w:szCs w:val="30"/>
        </w:rPr>
        <w:t xml:space="preserve">2.1 </w:t>
      </w:r>
      <w:r>
        <w:rPr>
          <w:rFonts w:ascii="Times New Roman" w:hAnsi="Times New Roman" w:hint="eastAsia"/>
          <w:b w:val="0"/>
          <w:color w:val="000000"/>
          <w:sz w:val="30"/>
          <w:szCs w:val="30"/>
        </w:rPr>
        <w:t>基于</w:t>
      </w:r>
      <w:r>
        <w:rPr>
          <w:rFonts w:ascii="Times New Roman" w:hAnsi="Times New Roman" w:hint="eastAsia"/>
          <w:b w:val="0"/>
          <w:color w:val="000000"/>
          <w:sz w:val="30"/>
          <w:szCs w:val="30"/>
        </w:rPr>
        <w:t>Python</w:t>
      </w:r>
      <w:r>
        <w:rPr>
          <w:rFonts w:ascii="Times New Roman" w:hAnsi="Times New Roman" w:hint="eastAsia"/>
          <w:b w:val="0"/>
          <w:color w:val="000000"/>
          <w:sz w:val="30"/>
          <w:szCs w:val="30"/>
        </w:rPr>
        <w:t>的</w:t>
      </w:r>
      <w:r>
        <w:rPr>
          <w:rFonts w:ascii="Times New Roman" w:hAnsi="Times New Roman" w:hint="eastAsia"/>
          <w:b w:val="0"/>
          <w:color w:val="000000"/>
          <w:sz w:val="30"/>
          <w:szCs w:val="30"/>
        </w:rPr>
        <w:t>Web</w:t>
      </w:r>
      <w:r>
        <w:rPr>
          <w:rFonts w:ascii="Times New Roman" w:hAnsi="Times New Roman" w:hint="eastAsia"/>
          <w:b w:val="0"/>
          <w:color w:val="000000"/>
          <w:sz w:val="30"/>
          <w:szCs w:val="30"/>
        </w:rPr>
        <w:t>框架</w:t>
      </w:r>
      <w:r>
        <w:rPr>
          <w:rFonts w:ascii="Times New Roman" w:hAnsi="Times New Roman" w:hint="eastAsia"/>
          <w:b w:val="0"/>
          <w:color w:val="000000"/>
          <w:sz w:val="30"/>
          <w:szCs w:val="30"/>
        </w:rPr>
        <w:t>Django</w:t>
      </w:r>
      <w:bookmarkEnd w:id="50"/>
    </w:p>
    <w:p w14:paraId="0EA02533" w14:textId="77777777" w:rsidR="00E3550E" w:rsidRDefault="00E3550E" w:rsidP="00E3550E">
      <w:pPr>
        <w:spacing w:line="288" w:lineRule="auto"/>
        <w:ind w:firstLineChars="200" w:firstLine="480"/>
        <w:rPr>
          <w:sz w:val="24"/>
        </w:rPr>
      </w:pPr>
      <w:r w:rsidRPr="00352F5E">
        <w:rPr>
          <w:rFonts w:hint="eastAsia"/>
          <w:sz w:val="24"/>
        </w:rPr>
        <w:t>Django</w:t>
      </w:r>
      <w:r>
        <w:rPr>
          <w:rFonts w:hint="eastAsia"/>
          <w:sz w:val="24"/>
        </w:rPr>
        <w:t>框架</w:t>
      </w:r>
      <w:r w:rsidRPr="00352F5E">
        <w:rPr>
          <w:rFonts w:hint="eastAsia"/>
          <w:sz w:val="24"/>
        </w:rPr>
        <w:t>是一个由</w:t>
      </w:r>
      <w:r w:rsidRPr="00352F5E">
        <w:rPr>
          <w:rFonts w:hint="eastAsia"/>
          <w:sz w:val="24"/>
        </w:rPr>
        <w:t>Python</w:t>
      </w:r>
      <w:r>
        <w:rPr>
          <w:rFonts w:hint="eastAsia"/>
          <w:sz w:val="24"/>
        </w:rPr>
        <w:t>语言</w:t>
      </w:r>
      <w:r w:rsidRPr="00352F5E">
        <w:rPr>
          <w:rFonts w:hint="eastAsia"/>
          <w:sz w:val="24"/>
        </w:rPr>
        <w:t>编写的一个开放源代码的</w:t>
      </w:r>
      <w:r w:rsidRPr="00352F5E">
        <w:rPr>
          <w:rFonts w:hint="eastAsia"/>
          <w:sz w:val="24"/>
        </w:rPr>
        <w:t>Web</w:t>
      </w:r>
      <w:r w:rsidRPr="00352F5E">
        <w:rPr>
          <w:rFonts w:hint="eastAsia"/>
          <w:sz w:val="24"/>
        </w:rPr>
        <w:t>应用框架</w:t>
      </w:r>
      <w:r>
        <w:rPr>
          <w:rFonts w:hint="eastAsia"/>
          <w:sz w:val="24"/>
        </w:rPr>
        <w:t>。</w:t>
      </w:r>
    </w:p>
    <w:p w14:paraId="30BFC735" w14:textId="77777777" w:rsidR="00E3550E" w:rsidRPr="00352F5E" w:rsidRDefault="00E3550E" w:rsidP="00E3550E">
      <w:pPr>
        <w:spacing w:line="288" w:lineRule="auto"/>
        <w:ind w:firstLineChars="200" w:firstLine="480"/>
        <w:rPr>
          <w:sz w:val="24"/>
        </w:rPr>
      </w:pPr>
      <w:r w:rsidRPr="00352F5E">
        <w:rPr>
          <w:rFonts w:hint="eastAsia"/>
          <w:sz w:val="24"/>
        </w:rPr>
        <w:t>Django</w:t>
      </w:r>
      <w:r>
        <w:rPr>
          <w:rFonts w:hint="eastAsia"/>
          <w:sz w:val="24"/>
        </w:rPr>
        <w:t>框架</w:t>
      </w:r>
      <w:r w:rsidRPr="00352F5E">
        <w:rPr>
          <w:rFonts w:hint="eastAsia"/>
          <w:sz w:val="24"/>
        </w:rPr>
        <w:t>最初被设计用于具有快速开发需求的新闻类站点，目的是要实现简单快捷的网站开发。</w:t>
      </w:r>
      <w:r>
        <w:rPr>
          <w:rFonts w:hint="eastAsia"/>
          <w:sz w:val="24"/>
        </w:rPr>
        <w:t>现如今随着</w:t>
      </w:r>
      <w:r>
        <w:rPr>
          <w:rFonts w:hint="eastAsia"/>
          <w:sz w:val="24"/>
        </w:rPr>
        <w:t>Django</w:t>
      </w:r>
      <w:r>
        <w:rPr>
          <w:rFonts w:hint="eastAsia"/>
          <w:sz w:val="24"/>
        </w:rPr>
        <w:t>框架的不断迭代，</w:t>
      </w:r>
      <w:r>
        <w:rPr>
          <w:rFonts w:hint="eastAsia"/>
          <w:sz w:val="24"/>
        </w:rPr>
        <w:t>Django</w:t>
      </w:r>
      <w:r>
        <w:rPr>
          <w:rFonts w:hint="eastAsia"/>
          <w:sz w:val="24"/>
        </w:rPr>
        <w:t>框架的应用面已经越来越广泛，比如国际知名视频平台</w:t>
      </w:r>
      <w:r>
        <w:rPr>
          <w:rFonts w:hint="eastAsia"/>
          <w:sz w:val="24"/>
        </w:rPr>
        <w:t>YouTube</w:t>
      </w:r>
      <w:r>
        <w:rPr>
          <w:rFonts w:hint="eastAsia"/>
          <w:sz w:val="24"/>
        </w:rPr>
        <w:t>就是由</w:t>
      </w:r>
      <w:r>
        <w:rPr>
          <w:rFonts w:hint="eastAsia"/>
          <w:sz w:val="24"/>
        </w:rPr>
        <w:t>Django</w:t>
      </w:r>
      <w:r>
        <w:rPr>
          <w:rFonts w:hint="eastAsia"/>
          <w:sz w:val="24"/>
        </w:rPr>
        <w:t>框架完成的开发，国内也有例如知乎等大型平台使用</w:t>
      </w:r>
      <w:r>
        <w:rPr>
          <w:rFonts w:hint="eastAsia"/>
          <w:sz w:val="24"/>
        </w:rPr>
        <w:t>D</w:t>
      </w:r>
      <w:r>
        <w:rPr>
          <w:sz w:val="24"/>
        </w:rPr>
        <w:t>j</w:t>
      </w:r>
      <w:r>
        <w:rPr>
          <w:rFonts w:hint="eastAsia"/>
          <w:sz w:val="24"/>
        </w:rPr>
        <w:t>ango</w:t>
      </w:r>
      <w:r>
        <w:rPr>
          <w:rFonts w:hint="eastAsia"/>
          <w:sz w:val="24"/>
        </w:rPr>
        <w:t>框架作为其开发基础。</w:t>
      </w:r>
    </w:p>
    <w:p w14:paraId="484A0024" w14:textId="77777777" w:rsidR="00E3550E" w:rsidRDefault="00E3550E" w:rsidP="00E3550E">
      <w:pPr>
        <w:spacing w:line="288" w:lineRule="auto"/>
        <w:ind w:firstLineChars="200" w:firstLine="480"/>
        <w:rPr>
          <w:sz w:val="24"/>
        </w:rPr>
      </w:pPr>
      <w:r w:rsidRPr="00352F5E">
        <w:rPr>
          <w:rFonts w:hint="eastAsia"/>
          <w:sz w:val="24"/>
        </w:rPr>
        <w:t>使用</w:t>
      </w:r>
      <w:r w:rsidRPr="00352F5E">
        <w:rPr>
          <w:rFonts w:hint="eastAsia"/>
          <w:sz w:val="24"/>
        </w:rPr>
        <w:t>Django</w:t>
      </w:r>
      <w:r>
        <w:rPr>
          <w:rFonts w:hint="eastAsia"/>
          <w:sz w:val="24"/>
        </w:rPr>
        <w:t>框架</w:t>
      </w:r>
      <w:r w:rsidRPr="00352F5E">
        <w:rPr>
          <w:rFonts w:hint="eastAsia"/>
          <w:sz w:val="24"/>
        </w:rPr>
        <w:t>，只要很少的代码，</w:t>
      </w:r>
      <w:r w:rsidRPr="00352F5E">
        <w:rPr>
          <w:rFonts w:hint="eastAsia"/>
          <w:sz w:val="24"/>
        </w:rPr>
        <w:t>Python</w:t>
      </w:r>
      <w:r w:rsidRPr="00352F5E">
        <w:rPr>
          <w:rFonts w:hint="eastAsia"/>
          <w:sz w:val="24"/>
        </w:rPr>
        <w:t>的程序开发人员就可以轻松地完成一个正式网站所需要的大部分内容，并进一步开发出全功能的</w:t>
      </w:r>
      <w:r w:rsidRPr="00352F5E">
        <w:rPr>
          <w:rFonts w:hint="eastAsia"/>
          <w:sz w:val="24"/>
        </w:rPr>
        <w:t>We</w:t>
      </w:r>
      <w:r>
        <w:rPr>
          <w:rFonts w:hint="eastAsia"/>
          <w:sz w:val="24"/>
        </w:rPr>
        <w:t>b</w:t>
      </w:r>
      <w:r w:rsidRPr="00352F5E">
        <w:rPr>
          <w:rFonts w:hint="eastAsia"/>
          <w:sz w:val="24"/>
        </w:rPr>
        <w:t>服务</w:t>
      </w:r>
      <w:r>
        <w:rPr>
          <w:rFonts w:hint="eastAsia"/>
          <w:sz w:val="24"/>
        </w:rPr>
        <w:t>。</w:t>
      </w:r>
    </w:p>
    <w:p w14:paraId="59F42E48" w14:textId="77777777" w:rsidR="00E3550E" w:rsidRDefault="00E3550E" w:rsidP="00E3550E">
      <w:pPr>
        <w:spacing w:line="288" w:lineRule="auto"/>
        <w:ind w:firstLineChars="200" w:firstLine="480"/>
        <w:rPr>
          <w:sz w:val="24"/>
        </w:rPr>
      </w:pPr>
      <w:r w:rsidRPr="00352F5E">
        <w:rPr>
          <w:rFonts w:hint="eastAsia"/>
          <w:sz w:val="24"/>
        </w:rPr>
        <w:t>Django</w:t>
      </w:r>
      <w:r>
        <w:rPr>
          <w:rFonts w:hint="eastAsia"/>
          <w:sz w:val="24"/>
        </w:rPr>
        <w:t>框架</w:t>
      </w:r>
      <w:r w:rsidRPr="00352F5E">
        <w:rPr>
          <w:rFonts w:hint="eastAsia"/>
          <w:sz w:val="24"/>
        </w:rPr>
        <w:t>本身基于</w:t>
      </w:r>
      <w:r w:rsidRPr="00352F5E">
        <w:rPr>
          <w:rFonts w:hint="eastAsia"/>
          <w:sz w:val="24"/>
        </w:rPr>
        <w:t>MVC</w:t>
      </w:r>
      <w:r w:rsidRPr="00352F5E">
        <w:rPr>
          <w:rFonts w:hint="eastAsia"/>
          <w:sz w:val="24"/>
        </w:rPr>
        <w:t>模型，即</w:t>
      </w:r>
      <w:r w:rsidRPr="00352F5E">
        <w:rPr>
          <w:rFonts w:hint="eastAsia"/>
          <w:sz w:val="24"/>
        </w:rPr>
        <w:t>Model</w:t>
      </w:r>
      <w:r w:rsidRPr="00352F5E">
        <w:rPr>
          <w:rFonts w:hint="eastAsia"/>
          <w:sz w:val="24"/>
        </w:rPr>
        <w:t>（模型）</w:t>
      </w:r>
      <w:r w:rsidRPr="00352F5E">
        <w:rPr>
          <w:rFonts w:hint="eastAsia"/>
          <w:sz w:val="24"/>
        </w:rPr>
        <w:t>+ View</w:t>
      </w:r>
      <w:r w:rsidRPr="00352F5E">
        <w:rPr>
          <w:rFonts w:hint="eastAsia"/>
          <w:sz w:val="24"/>
        </w:rPr>
        <w:t>（视图）</w:t>
      </w:r>
      <w:r w:rsidRPr="00352F5E">
        <w:rPr>
          <w:rFonts w:hint="eastAsia"/>
          <w:sz w:val="24"/>
        </w:rPr>
        <w:t>+ Controller</w:t>
      </w:r>
      <w:r w:rsidRPr="00352F5E">
        <w:rPr>
          <w:rFonts w:hint="eastAsia"/>
          <w:sz w:val="24"/>
        </w:rPr>
        <w:t>（控制器）设计模式，</w:t>
      </w:r>
      <w:r w:rsidRPr="00045DB7">
        <w:rPr>
          <w:rFonts w:hint="eastAsia"/>
          <w:sz w:val="24"/>
        </w:rPr>
        <w:t>是软件工程中的一种软件架构模式</w:t>
      </w:r>
      <w:r>
        <w:rPr>
          <w:rFonts w:hint="eastAsia"/>
          <w:sz w:val="24"/>
        </w:rPr>
        <w:t>，</w:t>
      </w:r>
      <w:r>
        <w:rPr>
          <w:rFonts w:hint="eastAsia"/>
          <w:sz w:val="24"/>
        </w:rPr>
        <w:t>Model</w:t>
      </w:r>
      <w:r>
        <w:rPr>
          <w:rFonts w:hint="eastAsia"/>
          <w:sz w:val="24"/>
        </w:rPr>
        <w:t>层主要负责编写程序应有的功能，负责业务对象与数据库的映射，</w:t>
      </w:r>
      <w:r>
        <w:rPr>
          <w:rFonts w:hint="eastAsia"/>
          <w:sz w:val="24"/>
        </w:rPr>
        <w:t>View</w:t>
      </w:r>
      <w:r>
        <w:rPr>
          <w:rFonts w:hint="eastAsia"/>
          <w:sz w:val="24"/>
        </w:rPr>
        <w:t>层主要负责图形界面，负责与用户的交互，</w:t>
      </w:r>
      <w:r>
        <w:rPr>
          <w:rFonts w:hint="eastAsia"/>
          <w:sz w:val="24"/>
        </w:rPr>
        <w:t>Controller</w:t>
      </w:r>
      <w:r>
        <w:rPr>
          <w:rFonts w:hint="eastAsia"/>
          <w:sz w:val="24"/>
        </w:rPr>
        <w:t>层主要负责转发请求，对请求进行处理。如下图</w:t>
      </w:r>
      <w:r>
        <w:rPr>
          <w:rFonts w:hint="eastAsia"/>
          <w:sz w:val="24"/>
        </w:rPr>
        <w:t>2-</w:t>
      </w:r>
      <w:r>
        <w:rPr>
          <w:sz w:val="24"/>
        </w:rPr>
        <w:t>1</w:t>
      </w:r>
      <w:r>
        <w:rPr>
          <w:rFonts w:hint="eastAsia"/>
          <w:sz w:val="24"/>
        </w:rPr>
        <w:t>所示：</w:t>
      </w:r>
    </w:p>
    <w:p w14:paraId="07A06BC2" w14:textId="249240CC" w:rsidR="00E3550E" w:rsidRDefault="00E3550E" w:rsidP="00E3550E">
      <w:pPr>
        <w:spacing w:line="288" w:lineRule="auto"/>
        <w:ind w:firstLineChars="200" w:firstLine="480"/>
        <w:jc w:val="center"/>
        <w:rPr>
          <w:sz w:val="24"/>
        </w:rPr>
      </w:pPr>
      <w:r w:rsidRPr="00045DB7">
        <w:rPr>
          <w:noProof/>
          <w:sz w:val="24"/>
        </w:rPr>
        <w:drawing>
          <wp:inline distT="0" distB="0" distL="0" distR="0" wp14:anchorId="70737D89" wp14:editId="2A79FAAB">
            <wp:extent cx="3329305" cy="3195955"/>
            <wp:effectExtent l="0" t="0" r="444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9305" cy="3195955"/>
                    </a:xfrm>
                    <a:prstGeom prst="rect">
                      <a:avLst/>
                    </a:prstGeom>
                    <a:noFill/>
                    <a:ln>
                      <a:noFill/>
                    </a:ln>
                  </pic:spPr>
                </pic:pic>
              </a:graphicData>
            </a:graphic>
          </wp:inline>
        </w:drawing>
      </w:r>
    </w:p>
    <w:p w14:paraId="30529EA9" w14:textId="77777777" w:rsidR="00E3550E" w:rsidRDefault="00E3550E" w:rsidP="00E3550E">
      <w:pPr>
        <w:spacing w:line="288" w:lineRule="auto"/>
        <w:ind w:firstLineChars="200" w:firstLine="480"/>
        <w:rPr>
          <w:sz w:val="24"/>
        </w:rPr>
      </w:pPr>
      <w:r w:rsidRPr="00352F5E">
        <w:rPr>
          <w:rFonts w:hint="eastAsia"/>
          <w:sz w:val="24"/>
        </w:rPr>
        <w:t>MVC</w:t>
      </w:r>
      <w:r w:rsidRPr="00352F5E">
        <w:rPr>
          <w:rFonts w:hint="eastAsia"/>
          <w:sz w:val="24"/>
        </w:rPr>
        <w:t>模式使后续对程序的修改和扩展简化，并且使程序某一部分的重复利用成为可能。</w:t>
      </w:r>
    </w:p>
    <w:p w14:paraId="6C9D812C" w14:textId="77777777" w:rsidR="00E3550E" w:rsidRDefault="00E3550E" w:rsidP="00E3550E">
      <w:pPr>
        <w:spacing w:line="288" w:lineRule="auto"/>
        <w:ind w:firstLineChars="200" w:firstLine="480"/>
        <w:rPr>
          <w:sz w:val="24"/>
        </w:rPr>
      </w:pPr>
      <w:r>
        <w:rPr>
          <w:rFonts w:hint="eastAsia"/>
          <w:sz w:val="24"/>
        </w:rPr>
        <w:t>MVC</w:t>
      </w:r>
      <w:r>
        <w:rPr>
          <w:rFonts w:hint="eastAsia"/>
          <w:sz w:val="24"/>
        </w:rPr>
        <w:t>模式相比于传统的</w:t>
      </w:r>
      <w:r>
        <w:rPr>
          <w:rFonts w:hint="eastAsia"/>
          <w:sz w:val="24"/>
        </w:rPr>
        <w:t>Web</w:t>
      </w:r>
      <w:r>
        <w:rPr>
          <w:rFonts w:hint="eastAsia"/>
          <w:sz w:val="24"/>
        </w:rPr>
        <w:t>开发具有低耦合、开发便捷、部署方便、可重用</w:t>
      </w:r>
      <w:r>
        <w:rPr>
          <w:rFonts w:hint="eastAsia"/>
          <w:sz w:val="24"/>
        </w:rPr>
        <w:lastRenderedPageBreak/>
        <w:t>性高、维护成本低等巨大优势。</w:t>
      </w:r>
    </w:p>
    <w:p w14:paraId="717175A2" w14:textId="77777777" w:rsidR="00E3550E" w:rsidRDefault="00E3550E" w:rsidP="00E3550E">
      <w:pPr>
        <w:spacing w:line="288" w:lineRule="auto"/>
        <w:ind w:firstLineChars="200" w:firstLine="480"/>
        <w:rPr>
          <w:sz w:val="24"/>
        </w:rPr>
      </w:pPr>
      <w:r>
        <w:rPr>
          <w:rFonts w:hint="eastAsia"/>
          <w:sz w:val="24"/>
        </w:rPr>
        <w:t>Python</w:t>
      </w:r>
      <w:r>
        <w:rPr>
          <w:rFonts w:hint="eastAsia"/>
          <w:sz w:val="24"/>
        </w:rPr>
        <w:t>加</w:t>
      </w:r>
      <w:r>
        <w:rPr>
          <w:rFonts w:hint="eastAsia"/>
          <w:sz w:val="24"/>
        </w:rPr>
        <w:t>Django</w:t>
      </w:r>
      <w:r>
        <w:rPr>
          <w:rFonts w:hint="eastAsia"/>
          <w:sz w:val="24"/>
        </w:rPr>
        <w:t>是快速开发、设计、部署网站的最佳组合。</w:t>
      </w:r>
    </w:p>
    <w:p w14:paraId="28BAC369" w14:textId="77777777" w:rsidR="00E3550E" w:rsidRDefault="00E3550E" w:rsidP="00E3550E">
      <w:pPr>
        <w:pStyle w:val="2"/>
        <w:spacing w:beforeLines="100" w:before="312" w:afterLines="100" w:after="312" w:line="288" w:lineRule="auto"/>
        <w:rPr>
          <w:rFonts w:ascii="Times New Roman" w:hAnsi="Times New Roman"/>
          <w:b w:val="0"/>
          <w:color w:val="000000"/>
          <w:sz w:val="30"/>
          <w:szCs w:val="30"/>
        </w:rPr>
      </w:pPr>
      <w:bookmarkStart w:id="54" w:name="_Toc101728919"/>
      <w:r>
        <w:rPr>
          <w:rFonts w:ascii="Times New Roman" w:hAnsi="Times New Roman"/>
          <w:b w:val="0"/>
          <w:color w:val="000000"/>
          <w:sz w:val="30"/>
          <w:szCs w:val="30"/>
        </w:rPr>
        <w:t xml:space="preserve">2.2 </w:t>
      </w:r>
      <w:r>
        <w:rPr>
          <w:rFonts w:ascii="Times New Roman" w:hAnsi="Times New Roman" w:hint="eastAsia"/>
          <w:b w:val="0"/>
          <w:color w:val="000000"/>
          <w:sz w:val="30"/>
          <w:szCs w:val="30"/>
        </w:rPr>
        <w:t>DRF</w:t>
      </w:r>
      <w:r>
        <w:rPr>
          <w:rFonts w:ascii="Times New Roman" w:hAnsi="Times New Roman" w:hint="eastAsia"/>
          <w:b w:val="0"/>
          <w:color w:val="000000"/>
          <w:sz w:val="30"/>
          <w:szCs w:val="30"/>
        </w:rPr>
        <w:t>框架</w:t>
      </w:r>
      <w:r w:rsidRPr="008C7DE1">
        <w:rPr>
          <w:rFonts w:ascii="Times New Roman" w:hAnsi="Times New Roman"/>
          <w:b w:val="0"/>
          <w:color w:val="000000"/>
          <w:sz w:val="30"/>
          <w:szCs w:val="30"/>
        </w:rPr>
        <w:t>https://cloud.tencent.com/developer/article/1493264</w:t>
      </w:r>
      <w:bookmarkEnd w:id="54"/>
    </w:p>
    <w:p w14:paraId="1FE75ADA" w14:textId="77777777" w:rsidR="00E3550E" w:rsidRDefault="00E3550E" w:rsidP="00E3550E">
      <w:pPr>
        <w:spacing w:line="288" w:lineRule="auto"/>
        <w:ind w:firstLineChars="200" w:firstLine="480"/>
        <w:rPr>
          <w:sz w:val="24"/>
        </w:rPr>
      </w:pPr>
      <w:r>
        <w:rPr>
          <w:rFonts w:hint="eastAsia"/>
          <w:sz w:val="24"/>
        </w:rPr>
        <w:t>使用</w:t>
      </w:r>
      <w:r>
        <w:rPr>
          <w:rFonts w:hint="eastAsia"/>
          <w:sz w:val="24"/>
        </w:rPr>
        <w:t>Django</w:t>
      </w:r>
      <w:r>
        <w:rPr>
          <w:rFonts w:hint="eastAsia"/>
          <w:sz w:val="24"/>
        </w:rPr>
        <w:t>框架可以快速的完成对一个</w:t>
      </w:r>
      <w:r>
        <w:rPr>
          <w:rFonts w:hint="eastAsia"/>
          <w:sz w:val="24"/>
        </w:rPr>
        <w:t>Web</w:t>
      </w:r>
      <w:r>
        <w:rPr>
          <w:rFonts w:hint="eastAsia"/>
          <w:sz w:val="24"/>
        </w:rPr>
        <w:t>项目的开发，但是在使用</w:t>
      </w:r>
      <w:r>
        <w:rPr>
          <w:rFonts w:hint="eastAsia"/>
          <w:sz w:val="24"/>
        </w:rPr>
        <w:t>Django</w:t>
      </w:r>
      <w:r>
        <w:rPr>
          <w:rFonts w:hint="eastAsia"/>
          <w:sz w:val="24"/>
        </w:rPr>
        <w:t>框架的途中会出现很多的问题，构建流程非常不便捷，很多冗余代码需要反复编写，极大的降低了开发的效率。这就为</w:t>
      </w:r>
      <w:r>
        <w:rPr>
          <w:rFonts w:hint="eastAsia"/>
          <w:sz w:val="24"/>
        </w:rPr>
        <w:t>DRF</w:t>
      </w:r>
      <w:r>
        <w:rPr>
          <w:rFonts w:hint="eastAsia"/>
          <w:sz w:val="24"/>
        </w:rPr>
        <w:t>框架的出现奠定了坚实的基础。</w:t>
      </w:r>
    </w:p>
    <w:p w14:paraId="09953085" w14:textId="77777777" w:rsidR="00E3550E" w:rsidRDefault="00E3550E" w:rsidP="00E3550E">
      <w:pPr>
        <w:spacing w:line="288" w:lineRule="auto"/>
        <w:ind w:firstLineChars="200" w:firstLine="480"/>
        <w:rPr>
          <w:sz w:val="24"/>
        </w:rPr>
      </w:pPr>
      <w:r>
        <w:rPr>
          <w:rFonts w:hint="eastAsia"/>
          <w:sz w:val="24"/>
        </w:rPr>
        <w:t>目前很多项目都在使用</w:t>
      </w:r>
      <w:r>
        <w:rPr>
          <w:rFonts w:hint="eastAsia"/>
          <w:sz w:val="24"/>
        </w:rPr>
        <w:t>DRF</w:t>
      </w:r>
      <w:r>
        <w:rPr>
          <w:rFonts w:hint="eastAsia"/>
          <w:sz w:val="24"/>
        </w:rPr>
        <w:t>（</w:t>
      </w:r>
      <w:r>
        <w:rPr>
          <w:rFonts w:hint="eastAsia"/>
          <w:sz w:val="24"/>
        </w:rPr>
        <w:t>Django</w:t>
      </w:r>
      <w:r>
        <w:rPr>
          <w:sz w:val="24"/>
        </w:rPr>
        <w:t xml:space="preserve"> </w:t>
      </w:r>
      <w:r>
        <w:rPr>
          <w:rFonts w:hint="eastAsia"/>
          <w:sz w:val="24"/>
        </w:rPr>
        <w:t>REST</w:t>
      </w:r>
      <w:r>
        <w:rPr>
          <w:sz w:val="24"/>
        </w:rPr>
        <w:t xml:space="preserve"> </w:t>
      </w:r>
      <w:r>
        <w:rPr>
          <w:rFonts w:hint="eastAsia"/>
          <w:sz w:val="24"/>
        </w:rPr>
        <w:t>framework</w:t>
      </w:r>
      <w:r>
        <w:rPr>
          <w:rFonts w:hint="eastAsia"/>
          <w:sz w:val="24"/>
        </w:rPr>
        <w:t>）框架来构建</w:t>
      </w:r>
      <w:r>
        <w:rPr>
          <w:rFonts w:hint="eastAsia"/>
          <w:sz w:val="24"/>
        </w:rPr>
        <w:t>Rest</w:t>
      </w:r>
      <w:r>
        <w:rPr>
          <w:sz w:val="24"/>
        </w:rPr>
        <w:t xml:space="preserve">ful </w:t>
      </w:r>
      <w:r>
        <w:rPr>
          <w:rFonts w:hint="eastAsia"/>
          <w:sz w:val="24"/>
        </w:rPr>
        <w:t>WebApi</w:t>
      </w:r>
      <w:r>
        <w:rPr>
          <w:rFonts w:hint="eastAsia"/>
          <w:sz w:val="24"/>
        </w:rPr>
        <w:t>，由此可见它在</w:t>
      </w:r>
      <w:r>
        <w:rPr>
          <w:rFonts w:hint="eastAsia"/>
          <w:sz w:val="24"/>
        </w:rPr>
        <w:t>Web</w:t>
      </w:r>
      <w:r>
        <w:rPr>
          <w:rFonts w:hint="eastAsia"/>
          <w:sz w:val="24"/>
        </w:rPr>
        <w:t>项目的开发过程中起到了非常重要的作用。</w:t>
      </w:r>
    </w:p>
    <w:p w14:paraId="3B731131" w14:textId="77777777" w:rsidR="00E3550E" w:rsidRDefault="00E3550E" w:rsidP="00E3550E">
      <w:pPr>
        <w:spacing w:line="288" w:lineRule="auto"/>
        <w:ind w:firstLineChars="200" w:firstLine="480"/>
        <w:rPr>
          <w:sz w:val="24"/>
        </w:rPr>
      </w:pPr>
      <w:r>
        <w:rPr>
          <w:rFonts w:hint="eastAsia"/>
          <w:sz w:val="24"/>
        </w:rPr>
        <w:t>官网中介绍</w:t>
      </w:r>
      <w:r>
        <w:rPr>
          <w:rFonts w:hint="eastAsia"/>
          <w:sz w:val="24"/>
        </w:rPr>
        <w:t>Django</w:t>
      </w:r>
      <w:r>
        <w:rPr>
          <w:sz w:val="24"/>
        </w:rPr>
        <w:t xml:space="preserve"> </w:t>
      </w:r>
      <w:r>
        <w:rPr>
          <w:rFonts w:hint="eastAsia"/>
          <w:sz w:val="24"/>
        </w:rPr>
        <w:t>REST</w:t>
      </w:r>
      <w:r>
        <w:rPr>
          <w:sz w:val="24"/>
        </w:rPr>
        <w:t xml:space="preserve"> </w:t>
      </w:r>
      <w:r>
        <w:rPr>
          <w:rFonts w:hint="eastAsia"/>
          <w:sz w:val="24"/>
        </w:rPr>
        <w:t>framework</w:t>
      </w:r>
      <w:r>
        <w:rPr>
          <w:rFonts w:hint="eastAsia"/>
          <w:sz w:val="24"/>
        </w:rPr>
        <w:t>框架是一个强大且灵活的</w:t>
      </w:r>
      <w:r>
        <w:rPr>
          <w:rFonts w:hint="eastAsia"/>
          <w:sz w:val="24"/>
        </w:rPr>
        <w:t>Django</w:t>
      </w:r>
      <w:r>
        <w:rPr>
          <w:rFonts w:hint="eastAsia"/>
          <w:sz w:val="24"/>
        </w:rPr>
        <w:t>工具包，用于在</w:t>
      </w:r>
      <w:r>
        <w:rPr>
          <w:rFonts w:hint="eastAsia"/>
          <w:sz w:val="24"/>
        </w:rPr>
        <w:t>Web</w:t>
      </w:r>
      <w:r>
        <w:rPr>
          <w:rFonts w:hint="eastAsia"/>
          <w:sz w:val="24"/>
        </w:rPr>
        <w:t>后台构建</w:t>
      </w:r>
      <w:r>
        <w:rPr>
          <w:rFonts w:hint="eastAsia"/>
          <w:sz w:val="24"/>
        </w:rPr>
        <w:t>Restful</w:t>
      </w:r>
      <w:r>
        <w:rPr>
          <w:rFonts w:hint="eastAsia"/>
          <w:sz w:val="24"/>
        </w:rPr>
        <w:t>接口。其实在</w:t>
      </w:r>
      <w:r>
        <w:rPr>
          <w:rFonts w:hint="eastAsia"/>
          <w:sz w:val="24"/>
        </w:rPr>
        <w:t>Django</w:t>
      </w:r>
      <w:r>
        <w:rPr>
          <w:rFonts w:hint="eastAsia"/>
          <w:sz w:val="24"/>
        </w:rPr>
        <w:t>下构建</w:t>
      </w:r>
      <w:r>
        <w:rPr>
          <w:rFonts w:hint="eastAsia"/>
          <w:sz w:val="24"/>
        </w:rPr>
        <w:t>Restful</w:t>
      </w:r>
      <w:r>
        <w:rPr>
          <w:rFonts w:hint="eastAsia"/>
          <w:sz w:val="24"/>
        </w:rPr>
        <w:t>接口的工具不止一个，比如</w:t>
      </w:r>
      <w:r>
        <w:rPr>
          <w:rFonts w:hint="eastAsia"/>
          <w:sz w:val="24"/>
        </w:rPr>
        <w:t>Tastypie</w:t>
      </w:r>
      <w:r>
        <w:rPr>
          <w:rFonts w:hint="eastAsia"/>
          <w:sz w:val="24"/>
        </w:rPr>
        <w:t>，但是当下最出名的就是</w:t>
      </w:r>
      <w:r>
        <w:rPr>
          <w:rFonts w:hint="eastAsia"/>
          <w:sz w:val="24"/>
        </w:rPr>
        <w:t>Django</w:t>
      </w:r>
      <w:r>
        <w:rPr>
          <w:sz w:val="24"/>
        </w:rPr>
        <w:t xml:space="preserve"> </w:t>
      </w:r>
      <w:r>
        <w:rPr>
          <w:rFonts w:hint="eastAsia"/>
          <w:sz w:val="24"/>
        </w:rPr>
        <w:t>REST</w:t>
      </w:r>
      <w:r>
        <w:rPr>
          <w:sz w:val="24"/>
        </w:rPr>
        <w:t xml:space="preserve"> </w:t>
      </w:r>
      <w:r>
        <w:rPr>
          <w:rFonts w:hint="eastAsia"/>
          <w:sz w:val="24"/>
        </w:rPr>
        <w:t>framework</w:t>
      </w:r>
      <w:r>
        <w:rPr>
          <w:rFonts w:hint="eastAsia"/>
          <w:sz w:val="24"/>
        </w:rPr>
        <w:t>，</w:t>
      </w:r>
      <w:r>
        <w:rPr>
          <w:rFonts w:hint="eastAsia"/>
          <w:sz w:val="24"/>
        </w:rPr>
        <w:t>Django</w:t>
      </w:r>
      <w:r>
        <w:rPr>
          <w:sz w:val="24"/>
        </w:rPr>
        <w:t xml:space="preserve"> </w:t>
      </w:r>
      <w:r>
        <w:rPr>
          <w:rFonts w:hint="eastAsia"/>
          <w:sz w:val="24"/>
        </w:rPr>
        <w:t>REST</w:t>
      </w:r>
      <w:r>
        <w:rPr>
          <w:sz w:val="24"/>
        </w:rPr>
        <w:t xml:space="preserve"> </w:t>
      </w:r>
      <w:r>
        <w:rPr>
          <w:rFonts w:hint="eastAsia"/>
          <w:sz w:val="24"/>
        </w:rPr>
        <w:t>framework</w:t>
      </w:r>
      <w:r>
        <w:rPr>
          <w:rFonts w:hint="eastAsia"/>
          <w:sz w:val="24"/>
        </w:rPr>
        <w:t>版本更新速度快，社区活跃度好并且最重要的一点是它的文档十分完善。</w:t>
      </w:r>
    </w:p>
    <w:p w14:paraId="48676B74" w14:textId="77777777" w:rsidR="00E3550E" w:rsidRDefault="00E3550E" w:rsidP="00E3550E">
      <w:pPr>
        <w:spacing w:line="288" w:lineRule="auto"/>
        <w:ind w:firstLineChars="200" w:firstLine="480"/>
        <w:rPr>
          <w:sz w:val="24"/>
        </w:rPr>
      </w:pPr>
      <w:r>
        <w:rPr>
          <w:rFonts w:hint="eastAsia"/>
          <w:sz w:val="24"/>
        </w:rPr>
        <w:t>Django</w:t>
      </w:r>
      <w:r>
        <w:rPr>
          <w:sz w:val="24"/>
        </w:rPr>
        <w:t xml:space="preserve"> </w:t>
      </w:r>
      <w:r>
        <w:rPr>
          <w:rFonts w:hint="eastAsia"/>
          <w:sz w:val="24"/>
        </w:rPr>
        <w:t>REST</w:t>
      </w:r>
      <w:r>
        <w:rPr>
          <w:sz w:val="24"/>
        </w:rPr>
        <w:t xml:space="preserve"> </w:t>
      </w:r>
      <w:r>
        <w:rPr>
          <w:rFonts w:hint="eastAsia"/>
          <w:sz w:val="24"/>
        </w:rPr>
        <w:t>framework</w:t>
      </w:r>
      <w:r>
        <w:rPr>
          <w:rFonts w:hint="eastAsia"/>
          <w:sz w:val="24"/>
        </w:rPr>
        <w:t>主要的优势为：提供了可视化的</w:t>
      </w:r>
      <w:r>
        <w:rPr>
          <w:rFonts w:hint="eastAsia"/>
          <w:sz w:val="24"/>
        </w:rPr>
        <w:t>API</w:t>
      </w:r>
      <w:r>
        <w:rPr>
          <w:rFonts w:hint="eastAsia"/>
          <w:sz w:val="24"/>
        </w:rPr>
        <w:t>调试界面，开发者可以在线测试接口，提供了各种开箱即用的</w:t>
      </w:r>
      <w:r>
        <w:rPr>
          <w:rFonts w:hint="eastAsia"/>
          <w:sz w:val="24"/>
        </w:rPr>
        <w:t>API</w:t>
      </w:r>
      <w:r>
        <w:rPr>
          <w:rFonts w:hint="eastAsia"/>
          <w:sz w:val="24"/>
        </w:rPr>
        <w:t>认证授权工具，如</w:t>
      </w:r>
      <w:r>
        <w:rPr>
          <w:rFonts w:hint="eastAsia"/>
          <w:sz w:val="24"/>
        </w:rPr>
        <w:t>OAuth</w:t>
      </w:r>
      <w:r>
        <w:rPr>
          <w:sz w:val="24"/>
        </w:rPr>
        <w:t>2</w:t>
      </w:r>
      <w:r>
        <w:rPr>
          <w:rFonts w:hint="eastAsia"/>
          <w:sz w:val="24"/>
        </w:rPr>
        <w:t>，提供了</w:t>
      </w:r>
      <w:r>
        <w:rPr>
          <w:rFonts w:hint="eastAsia"/>
          <w:sz w:val="24"/>
        </w:rPr>
        <w:t>orm</w:t>
      </w:r>
      <w:r>
        <w:rPr>
          <w:rFonts w:hint="eastAsia"/>
          <w:sz w:val="24"/>
        </w:rPr>
        <w:t>数据和非</w:t>
      </w:r>
      <w:r>
        <w:rPr>
          <w:rFonts w:hint="eastAsia"/>
          <w:sz w:val="24"/>
        </w:rPr>
        <w:t>orm</w:t>
      </w:r>
      <w:r>
        <w:rPr>
          <w:rFonts w:hint="eastAsia"/>
          <w:sz w:val="24"/>
        </w:rPr>
        <w:t>数据的序列化和反序列化支持，支持函数视图，它还拥有大量的文档和社区支持。</w:t>
      </w:r>
    </w:p>
    <w:p w14:paraId="42921523" w14:textId="77777777" w:rsidR="00E3550E" w:rsidRDefault="00E3550E" w:rsidP="00E3550E">
      <w:pPr>
        <w:spacing w:line="288" w:lineRule="auto"/>
        <w:ind w:firstLineChars="200" w:firstLine="480"/>
        <w:rPr>
          <w:sz w:val="24"/>
        </w:rPr>
      </w:pPr>
      <w:r>
        <w:rPr>
          <w:rFonts w:hint="eastAsia"/>
          <w:sz w:val="24"/>
        </w:rPr>
        <w:t>Django</w:t>
      </w:r>
      <w:r>
        <w:rPr>
          <w:sz w:val="24"/>
        </w:rPr>
        <w:t xml:space="preserve"> </w:t>
      </w:r>
      <w:r>
        <w:rPr>
          <w:rFonts w:hint="eastAsia"/>
          <w:sz w:val="24"/>
        </w:rPr>
        <w:t>REST</w:t>
      </w:r>
      <w:r>
        <w:rPr>
          <w:sz w:val="24"/>
        </w:rPr>
        <w:t xml:space="preserve"> </w:t>
      </w:r>
      <w:r>
        <w:rPr>
          <w:rFonts w:hint="eastAsia"/>
          <w:sz w:val="24"/>
        </w:rPr>
        <w:t>framework</w:t>
      </w:r>
      <w:r>
        <w:rPr>
          <w:rFonts w:hint="eastAsia"/>
          <w:sz w:val="24"/>
        </w:rPr>
        <w:t>框架的学习成本非常高，几乎是又学了一个</w:t>
      </w:r>
      <w:r>
        <w:rPr>
          <w:rFonts w:hint="eastAsia"/>
          <w:sz w:val="24"/>
        </w:rPr>
        <w:t>Django</w:t>
      </w:r>
      <w:r>
        <w:rPr>
          <w:rFonts w:hint="eastAsia"/>
          <w:sz w:val="24"/>
        </w:rPr>
        <w:t>框架。所以使用</w:t>
      </w:r>
      <w:r>
        <w:rPr>
          <w:rFonts w:hint="eastAsia"/>
          <w:sz w:val="24"/>
        </w:rPr>
        <w:t>Django</w:t>
      </w:r>
      <w:r>
        <w:rPr>
          <w:sz w:val="24"/>
        </w:rPr>
        <w:t xml:space="preserve"> </w:t>
      </w:r>
      <w:r>
        <w:rPr>
          <w:rFonts w:hint="eastAsia"/>
          <w:sz w:val="24"/>
        </w:rPr>
        <w:t>REST</w:t>
      </w:r>
      <w:r>
        <w:rPr>
          <w:sz w:val="24"/>
        </w:rPr>
        <w:t xml:space="preserve"> </w:t>
      </w:r>
      <w:r>
        <w:rPr>
          <w:rFonts w:hint="eastAsia"/>
          <w:sz w:val="24"/>
        </w:rPr>
        <w:t>framework</w:t>
      </w:r>
      <w:r>
        <w:rPr>
          <w:rFonts w:hint="eastAsia"/>
          <w:sz w:val="24"/>
        </w:rPr>
        <w:t>框架的成本就需要针对项目仔细斟酌了。</w:t>
      </w:r>
    </w:p>
    <w:p w14:paraId="7941AAF1" w14:textId="77777777" w:rsidR="00E3550E" w:rsidRDefault="00E3550E" w:rsidP="00E3550E">
      <w:pPr>
        <w:spacing w:line="288" w:lineRule="auto"/>
        <w:ind w:firstLineChars="200" w:firstLine="480"/>
        <w:rPr>
          <w:sz w:val="24"/>
        </w:rPr>
      </w:pPr>
      <w:r>
        <w:rPr>
          <w:rFonts w:hint="eastAsia"/>
          <w:sz w:val="24"/>
        </w:rPr>
        <w:t>从项目规模来看，如果是小型项目，使用</w:t>
      </w:r>
      <w:r>
        <w:rPr>
          <w:rFonts w:hint="eastAsia"/>
          <w:sz w:val="24"/>
        </w:rPr>
        <w:t>Django</w:t>
      </w:r>
      <w:r>
        <w:rPr>
          <w:rFonts w:hint="eastAsia"/>
          <w:sz w:val="24"/>
        </w:rPr>
        <w:t>足矣，简单明了，学习成本低。但是一旦进入到了中大型项目甚至是多人参与的项目，则需要使用</w:t>
      </w:r>
      <w:r>
        <w:rPr>
          <w:rFonts w:hint="eastAsia"/>
          <w:sz w:val="24"/>
        </w:rPr>
        <w:t>Django</w:t>
      </w:r>
      <w:r>
        <w:rPr>
          <w:sz w:val="24"/>
        </w:rPr>
        <w:t xml:space="preserve"> </w:t>
      </w:r>
      <w:r>
        <w:rPr>
          <w:rFonts w:hint="eastAsia"/>
          <w:sz w:val="24"/>
        </w:rPr>
        <w:t>REST</w:t>
      </w:r>
      <w:r>
        <w:rPr>
          <w:sz w:val="24"/>
        </w:rPr>
        <w:t xml:space="preserve"> </w:t>
      </w:r>
      <w:r>
        <w:rPr>
          <w:rFonts w:hint="eastAsia"/>
          <w:sz w:val="24"/>
        </w:rPr>
        <w:t>framework</w:t>
      </w:r>
      <w:r>
        <w:rPr>
          <w:rFonts w:hint="eastAsia"/>
          <w:sz w:val="24"/>
        </w:rPr>
        <w:t>框架，虽然其学习路线较长，但是从长期来看，它的效率和规范性都要比</w:t>
      </w:r>
      <w:r>
        <w:rPr>
          <w:rFonts w:hint="eastAsia"/>
          <w:sz w:val="24"/>
        </w:rPr>
        <w:t>Django</w:t>
      </w:r>
      <w:r>
        <w:rPr>
          <w:rFonts w:hint="eastAsia"/>
          <w:sz w:val="24"/>
        </w:rPr>
        <w:t>高出许多。</w:t>
      </w:r>
    </w:p>
    <w:p w14:paraId="6747C779" w14:textId="77777777" w:rsidR="00E3550E" w:rsidRDefault="00E3550E" w:rsidP="00E3550E">
      <w:pPr>
        <w:spacing w:line="288" w:lineRule="auto"/>
        <w:ind w:firstLineChars="200" w:firstLine="480"/>
        <w:rPr>
          <w:sz w:val="24"/>
        </w:rPr>
      </w:pPr>
      <w:r>
        <w:rPr>
          <w:rFonts w:hint="eastAsia"/>
          <w:sz w:val="24"/>
        </w:rPr>
        <w:t>Django</w:t>
      </w:r>
      <w:r>
        <w:rPr>
          <w:rFonts w:hint="eastAsia"/>
          <w:sz w:val="24"/>
        </w:rPr>
        <w:t>框架在编写简单的业务逻辑时会非常容易，但是一旦在视图函数中添加校验逻辑等功能，就会和业务功能耦合在一起，非常容易出现重复代码多、函数过长、不利于维护等问题。除此之外，接口地址的命名和接口返回格式等都需要额外规范来统一。</w:t>
      </w:r>
    </w:p>
    <w:p w14:paraId="47BC6AC3" w14:textId="77777777" w:rsidR="00E3550E" w:rsidRDefault="00E3550E" w:rsidP="00E3550E">
      <w:pPr>
        <w:spacing w:line="288" w:lineRule="auto"/>
        <w:ind w:firstLineChars="200" w:firstLine="480"/>
        <w:rPr>
          <w:sz w:val="24"/>
        </w:rPr>
      </w:pPr>
      <w:r>
        <w:rPr>
          <w:rFonts w:hint="eastAsia"/>
          <w:sz w:val="24"/>
        </w:rPr>
        <w:t>通过借助</w:t>
      </w:r>
      <w:r>
        <w:rPr>
          <w:sz w:val="24"/>
        </w:rPr>
        <w:t>Django REST framework</w:t>
      </w:r>
      <w:r>
        <w:rPr>
          <w:rFonts w:hint="eastAsia"/>
          <w:sz w:val="24"/>
        </w:rPr>
        <w:t>，我们可以将接口的开发过程规范化，形成一个统一的代码工作流：</w:t>
      </w:r>
    </w:p>
    <w:p w14:paraId="225893B5" w14:textId="77777777" w:rsidR="00E3550E" w:rsidRDefault="00E3550E" w:rsidP="00E3550E">
      <w:pPr>
        <w:spacing w:line="288" w:lineRule="auto"/>
        <w:ind w:firstLineChars="200" w:firstLine="480"/>
        <w:rPr>
          <w:sz w:val="24"/>
        </w:rPr>
      </w:pPr>
      <w:r>
        <w:rPr>
          <w:rFonts w:hint="eastAsia"/>
          <w:sz w:val="24"/>
        </w:rPr>
        <w:t>其中</w:t>
      </w:r>
      <w:r>
        <w:rPr>
          <w:rFonts w:hint="eastAsia"/>
          <w:sz w:val="24"/>
        </w:rPr>
        <w:t>Serializers</w:t>
      </w:r>
      <w:r>
        <w:rPr>
          <w:rFonts w:hint="eastAsia"/>
          <w:sz w:val="24"/>
        </w:rPr>
        <w:t>负责数据的序列化和反序列化，结合</w:t>
      </w:r>
      <w:r>
        <w:rPr>
          <w:rFonts w:hint="eastAsia"/>
          <w:sz w:val="24"/>
        </w:rPr>
        <w:t>Validators</w:t>
      </w:r>
      <w:r>
        <w:rPr>
          <w:rFonts w:hint="eastAsia"/>
          <w:sz w:val="24"/>
        </w:rPr>
        <w:t>可以低成本的视线参数校验，</w:t>
      </w:r>
      <w:r>
        <w:rPr>
          <w:rFonts w:hint="eastAsia"/>
          <w:sz w:val="24"/>
        </w:rPr>
        <w:t>Permissions</w:t>
      </w:r>
      <w:r>
        <w:rPr>
          <w:rFonts w:hint="eastAsia"/>
          <w:sz w:val="24"/>
        </w:rPr>
        <w:t>负责权限校验，</w:t>
      </w:r>
      <w:r>
        <w:rPr>
          <w:rFonts w:hint="eastAsia"/>
          <w:sz w:val="24"/>
        </w:rPr>
        <w:t>Routers</w:t>
      </w:r>
      <w:r>
        <w:rPr>
          <w:rFonts w:hint="eastAsia"/>
          <w:sz w:val="24"/>
        </w:rPr>
        <w:t>负责路由自动注册，通过重写框架定义的函数，还可以统一接口返回格式一级异常处理等。总而言之，</w:t>
      </w:r>
      <w:r>
        <w:rPr>
          <w:sz w:val="24"/>
        </w:rPr>
        <w:t>Django REST framework</w:t>
      </w:r>
      <w:r>
        <w:rPr>
          <w:rFonts w:hint="eastAsia"/>
          <w:sz w:val="24"/>
        </w:rPr>
        <w:t>框架为我们定义好了在什么位置些什么代码，开发都按照这个规范来写，接口才能正常工作。</w:t>
      </w:r>
    </w:p>
    <w:p w14:paraId="3B274A91" w14:textId="77777777" w:rsidR="00E3550E" w:rsidRDefault="00E3550E" w:rsidP="00E3550E">
      <w:pPr>
        <w:spacing w:line="288" w:lineRule="auto"/>
        <w:ind w:firstLineChars="200" w:firstLine="480"/>
        <w:rPr>
          <w:sz w:val="24"/>
        </w:rPr>
      </w:pPr>
      <w:r>
        <w:rPr>
          <w:rFonts w:hint="eastAsia"/>
          <w:sz w:val="24"/>
        </w:rPr>
        <w:t>通过</w:t>
      </w:r>
      <w:r>
        <w:rPr>
          <w:rFonts w:hint="eastAsia"/>
          <w:sz w:val="24"/>
        </w:rPr>
        <w:t>Django</w:t>
      </w:r>
      <w:r>
        <w:rPr>
          <w:rFonts w:hint="eastAsia"/>
          <w:sz w:val="24"/>
        </w:rPr>
        <w:t>框架和</w:t>
      </w:r>
      <w:r>
        <w:rPr>
          <w:sz w:val="24"/>
        </w:rPr>
        <w:t>Django REST framework</w:t>
      </w:r>
      <w:r>
        <w:rPr>
          <w:rFonts w:hint="eastAsia"/>
          <w:sz w:val="24"/>
        </w:rPr>
        <w:t>框架共同作用，我们还可以很快</w:t>
      </w:r>
      <w:r>
        <w:rPr>
          <w:rFonts w:hint="eastAsia"/>
          <w:sz w:val="24"/>
        </w:rPr>
        <w:lastRenderedPageBreak/>
        <w:t>速的配置出一套</w:t>
      </w:r>
      <w:r>
        <w:rPr>
          <w:rFonts w:hint="eastAsia"/>
          <w:sz w:val="24"/>
        </w:rPr>
        <w:t>Django</w:t>
      </w:r>
      <w:r>
        <w:rPr>
          <w:rFonts w:hint="eastAsia"/>
          <w:sz w:val="24"/>
        </w:rPr>
        <w:t>模型的</w:t>
      </w:r>
      <w:r>
        <w:rPr>
          <w:rFonts w:hint="eastAsia"/>
          <w:sz w:val="24"/>
        </w:rPr>
        <w:t>CRUD</w:t>
      </w:r>
      <w:r>
        <w:rPr>
          <w:rFonts w:hint="eastAsia"/>
          <w:sz w:val="24"/>
        </w:rPr>
        <w:t>接口，将一些开发工作编程配置工作，借助一些</w:t>
      </w:r>
      <w:r>
        <w:rPr>
          <w:sz w:val="24"/>
        </w:rPr>
        <w:t>Django REST framework</w:t>
      </w:r>
      <w:r>
        <w:rPr>
          <w:rFonts w:hint="eastAsia"/>
          <w:sz w:val="24"/>
        </w:rPr>
        <w:t>周边工具，例如</w:t>
      </w:r>
      <w:r>
        <w:rPr>
          <w:rFonts w:hint="eastAsia"/>
          <w:sz w:val="24"/>
        </w:rPr>
        <w:t>django_filters</w:t>
      </w:r>
      <w:r>
        <w:rPr>
          <w:rFonts w:hint="eastAsia"/>
          <w:sz w:val="24"/>
        </w:rPr>
        <w:t>，可以快速实现模型数据的过滤类接口，降低了开发成本，并保证了接口的规范以及统一。</w:t>
      </w:r>
    </w:p>
    <w:p w14:paraId="6D645EE9" w14:textId="77777777" w:rsidR="00E3550E" w:rsidRDefault="00E3550E" w:rsidP="00E3550E">
      <w:pPr>
        <w:spacing w:line="288" w:lineRule="auto"/>
        <w:ind w:firstLineChars="200" w:firstLine="480"/>
        <w:rPr>
          <w:sz w:val="24"/>
        </w:rPr>
      </w:pPr>
      <w:r>
        <w:rPr>
          <w:rFonts w:hint="eastAsia"/>
          <w:sz w:val="24"/>
        </w:rPr>
        <w:t>其次，使用</w:t>
      </w:r>
      <w:r>
        <w:rPr>
          <w:sz w:val="24"/>
        </w:rPr>
        <w:t>Django REST framework</w:t>
      </w:r>
      <w:r>
        <w:rPr>
          <w:rFonts w:hint="eastAsia"/>
          <w:sz w:val="24"/>
        </w:rPr>
        <w:t>框架的一个重要的原因是项目分工的精细化，通过使用</w:t>
      </w:r>
      <w:r>
        <w:rPr>
          <w:sz w:val="24"/>
        </w:rPr>
        <w:t>Django REST framework</w:t>
      </w:r>
      <w:r>
        <w:rPr>
          <w:rFonts w:hint="eastAsia"/>
          <w:sz w:val="24"/>
        </w:rPr>
        <w:t>框架，可以将项目转化为前后端分离的项目，页面渲染的数据都通过</w:t>
      </w:r>
      <w:r>
        <w:rPr>
          <w:rFonts w:hint="eastAsia"/>
          <w:sz w:val="24"/>
        </w:rPr>
        <w:t>Restful</w:t>
      </w:r>
      <w:r>
        <w:rPr>
          <w:rFonts w:hint="eastAsia"/>
          <w:sz w:val="24"/>
        </w:rPr>
        <w:t>接口来提供，前端工程化，后端服务化，代码解耦，开发效率更高。</w:t>
      </w:r>
    </w:p>
    <w:p w14:paraId="3E9A005D" w14:textId="77777777" w:rsidR="00E3550E" w:rsidRDefault="00E3550E" w:rsidP="00E3550E">
      <w:pPr>
        <w:pStyle w:val="2"/>
        <w:spacing w:beforeLines="100" w:before="312" w:afterLines="100" w:after="312" w:line="288" w:lineRule="auto"/>
        <w:rPr>
          <w:rFonts w:ascii="Times New Roman" w:hAnsi="Times New Roman"/>
          <w:b w:val="0"/>
          <w:color w:val="000000"/>
          <w:sz w:val="30"/>
          <w:szCs w:val="30"/>
        </w:rPr>
      </w:pPr>
      <w:bookmarkStart w:id="55" w:name="_Toc101728920"/>
      <w:r>
        <w:rPr>
          <w:rFonts w:ascii="Times New Roman" w:hAnsi="Times New Roman" w:hint="eastAsia"/>
          <w:b w:val="0"/>
          <w:color w:val="000000"/>
          <w:sz w:val="30"/>
          <w:szCs w:val="30"/>
        </w:rPr>
        <w:t>2.</w:t>
      </w:r>
      <w:r>
        <w:rPr>
          <w:rFonts w:ascii="Times New Roman" w:hAnsi="Times New Roman"/>
          <w:b w:val="0"/>
          <w:color w:val="000000"/>
          <w:sz w:val="30"/>
          <w:szCs w:val="30"/>
        </w:rPr>
        <w:t>3</w:t>
      </w:r>
      <w:r>
        <w:rPr>
          <w:rFonts w:ascii="Times New Roman" w:hAnsi="Times New Roman" w:hint="eastAsia"/>
          <w:b w:val="0"/>
          <w:color w:val="000000"/>
          <w:sz w:val="30"/>
          <w:szCs w:val="30"/>
        </w:rPr>
        <w:t xml:space="preserve"> Vue</w:t>
      </w:r>
      <w:r>
        <w:rPr>
          <w:rFonts w:ascii="Times New Roman" w:hAnsi="Times New Roman"/>
          <w:b w:val="0"/>
          <w:color w:val="000000"/>
          <w:sz w:val="30"/>
          <w:szCs w:val="30"/>
        </w:rPr>
        <w:t>.js</w:t>
      </w:r>
      <w:bookmarkEnd w:id="55"/>
    </w:p>
    <w:p w14:paraId="350CC308" w14:textId="77777777" w:rsidR="00E3550E" w:rsidRDefault="00E3550E" w:rsidP="00E3550E">
      <w:pPr>
        <w:spacing w:line="288" w:lineRule="auto"/>
        <w:ind w:firstLineChars="200" w:firstLine="480"/>
        <w:rPr>
          <w:sz w:val="24"/>
        </w:rPr>
      </w:pPr>
      <w:r>
        <w:rPr>
          <w:rFonts w:hint="eastAsia"/>
          <w:sz w:val="24"/>
        </w:rPr>
        <w:t>Vue</w:t>
      </w:r>
      <w:r w:rsidRPr="00047686">
        <w:rPr>
          <w:rFonts w:hint="eastAsia"/>
          <w:sz w:val="24"/>
        </w:rPr>
        <w:t>是一套用于构建用户界面的渐进式框架。与其它大型框架不同的是，</w:t>
      </w:r>
      <w:r w:rsidRPr="00047686">
        <w:rPr>
          <w:rFonts w:hint="eastAsia"/>
          <w:sz w:val="24"/>
        </w:rPr>
        <w:t xml:space="preserve">Vue </w:t>
      </w:r>
      <w:r w:rsidRPr="00047686">
        <w:rPr>
          <w:rFonts w:hint="eastAsia"/>
          <w:sz w:val="24"/>
        </w:rPr>
        <w:t>被设计为可以自底向上逐层应用。</w:t>
      </w:r>
      <w:r w:rsidRPr="00047686">
        <w:rPr>
          <w:rFonts w:hint="eastAsia"/>
          <w:sz w:val="24"/>
        </w:rPr>
        <w:t xml:space="preserve">Vue </w:t>
      </w:r>
      <w:r w:rsidRPr="00047686">
        <w:rPr>
          <w:rFonts w:hint="eastAsia"/>
          <w:sz w:val="24"/>
        </w:rPr>
        <w:t>的核心库只关注视图层，不仅易于上手，还便于与第三方库或既有项目整合。另一方面，当与现代化的工具链以及各种支持类库结合使用时，</w:t>
      </w:r>
      <w:r w:rsidRPr="00047686">
        <w:rPr>
          <w:rFonts w:hint="eastAsia"/>
          <w:sz w:val="24"/>
        </w:rPr>
        <w:t xml:space="preserve">Vue </w:t>
      </w:r>
      <w:r w:rsidRPr="00047686">
        <w:rPr>
          <w:rFonts w:hint="eastAsia"/>
          <w:sz w:val="24"/>
        </w:rPr>
        <w:t>也完全能够为复杂的单页应用提供驱动。</w:t>
      </w:r>
    </w:p>
    <w:p w14:paraId="45A2DC2D" w14:textId="77777777" w:rsidR="00E3550E" w:rsidRDefault="00E3550E" w:rsidP="00E3550E">
      <w:pPr>
        <w:spacing w:line="288" w:lineRule="auto"/>
        <w:ind w:firstLineChars="200" w:firstLine="480"/>
        <w:rPr>
          <w:sz w:val="24"/>
        </w:rPr>
      </w:pPr>
      <w:r>
        <w:rPr>
          <w:rFonts w:hint="eastAsia"/>
          <w:sz w:val="24"/>
        </w:rPr>
        <w:t>现如今主流的前端</w:t>
      </w:r>
      <w:r>
        <w:rPr>
          <w:rFonts w:hint="eastAsia"/>
          <w:sz w:val="24"/>
        </w:rPr>
        <w:t>JS</w:t>
      </w:r>
      <w:r>
        <w:rPr>
          <w:rFonts w:hint="eastAsia"/>
          <w:sz w:val="24"/>
        </w:rPr>
        <w:t>框架主要有</w:t>
      </w:r>
      <w:r>
        <w:rPr>
          <w:rFonts w:hint="eastAsia"/>
          <w:sz w:val="24"/>
        </w:rPr>
        <w:t>V</w:t>
      </w:r>
      <w:r>
        <w:rPr>
          <w:sz w:val="24"/>
        </w:rPr>
        <w:t>u</w:t>
      </w:r>
      <w:r>
        <w:rPr>
          <w:rFonts w:hint="eastAsia"/>
          <w:sz w:val="24"/>
        </w:rPr>
        <w:t>e</w:t>
      </w:r>
      <w:r>
        <w:rPr>
          <w:rFonts w:hint="eastAsia"/>
          <w:sz w:val="24"/>
        </w:rPr>
        <w:t>、</w:t>
      </w:r>
      <w:r>
        <w:rPr>
          <w:rFonts w:hint="eastAsia"/>
          <w:sz w:val="24"/>
        </w:rPr>
        <w:t>React</w:t>
      </w:r>
      <w:r>
        <w:rPr>
          <w:rFonts w:hint="eastAsia"/>
          <w:sz w:val="24"/>
        </w:rPr>
        <w:t>和</w:t>
      </w:r>
      <w:r>
        <w:rPr>
          <w:rFonts w:hint="eastAsia"/>
          <w:sz w:val="24"/>
        </w:rPr>
        <w:t>AngularJS</w:t>
      </w:r>
      <w:r>
        <w:rPr>
          <w:rFonts w:hint="eastAsia"/>
          <w:sz w:val="24"/>
        </w:rPr>
        <w:t>，通过对这三种</w:t>
      </w:r>
      <w:r>
        <w:rPr>
          <w:rFonts w:hint="eastAsia"/>
          <w:sz w:val="24"/>
        </w:rPr>
        <w:t>JS</w:t>
      </w:r>
      <w:r>
        <w:rPr>
          <w:rFonts w:hint="eastAsia"/>
          <w:sz w:val="24"/>
        </w:rPr>
        <w:t>框架的对比，最终决定在本项目中使用</w:t>
      </w:r>
      <w:r>
        <w:rPr>
          <w:rFonts w:hint="eastAsia"/>
          <w:sz w:val="24"/>
        </w:rPr>
        <w:t>Vue</w:t>
      </w:r>
      <w:r>
        <w:rPr>
          <w:rFonts w:hint="eastAsia"/>
          <w:sz w:val="24"/>
        </w:rPr>
        <w:t>框架。</w:t>
      </w:r>
    </w:p>
    <w:p w14:paraId="13E59520" w14:textId="77777777" w:rsidR="00E3550E" w:rsidRDefault="00E3550E" w:rsidP="00E3550E">
      <w:pPr>
        <w:spacing w:line="288" w:lineRule="auto"/>
        <w:ind w:firstLineChars="200" w:firstLine="480"/>
        <w:rPr>
          <w:sz w:val="24"/>
        </w:rPr>
      </w:pPr>
      <w:r>
        <w:rPr>
          <w:rFonts w:hint="eastAsia"/>
          <w:sz w:val="24"/>
        </w:rPr>
        <w:t>Vue</w:t>
      </w:r>
      <w:r>
        <w:rPr>
          <w:rFonts w:hint="eastAsia"/>
          <w:sz w:val="24"/>
        </w:rPr>
        <w:t>框架采用了</w:t>
      </w:r>
      <w:r>
        <w:rPr>
          <w:rFonts w:hint="eastAsia"/>
          <w:sz w:val="24"/>
        </w:rPr>
        <w:t>Virtual</w:t>
      </w:r>
      <w:r>
        <w:rPr>
          <w:sz w:val="24"/>
        </w:rPr>
        <w:t xml:space="preserve"> </w:t>
      </w:r>
      <w:r>
        <w:rPr>
          <w:rFonts w:hint="eastAsia"/>
          <w:sz w:val="24"/>
        </w:rPr>
        <w:t>DOM</w:t>
      </w:r>
      <w:r>
        <w:rPr>
          <w:rFonts w:hint="eastAsia"/>
          <w:sz w:val="24"/>
        </w:rPr>
        <w:t>，从本质上来说，</w:t>
      </w:r>
      <w:r>
        <w:rPr>
          <w:rFonts w:hint="eastAsia"/>
          <w:sz w:val="24"/>
        </w:rPr>
        <w:t>Virtual</w:t>
      </w:r>
      <w:r>
        <w:rPr>
          <w:sz w:val="24"/>
        </w:rPr>
        <w:t xml:space="preserve"> </w:t>
      </w:r>
      <w:r>
        <w:rPr>
          <w:rFonts w:hint="eastAsia"/>
          <w:sz w:val="24"/>
        </w:rPr>
        <w:t>DOM</w:t>
      </w:r>
      <w:r>
        <w:rPr>
          <w:rFonts w:hint="eastAsia"/>
          <w:sz w:val="24"/>
        </w:rPr>
        <w:t>知识一个简单的</w:t>
      </w:r>
      <w:r>
        <w:rPr>
          <w:rFonts w:hint="eastAsia"/>
          <w:sz w:val="24"/>
        </w:rPr>
        <w:t>JS</w:t>
      </w:r>
      <w:r>
        <w:rPr>
          <w:rFonts w:hint="eastAsia"/>
          <w:sz w:val="24"/>
        </w:rPr>
        <w:t>对象，并且最少包含</w:t>
      </w:r>
      <w:r>
        <w:rPr>
          <w:rFonts w:hint="eastAsia"/>
          <w:sz w:val="24"/>
        </w:rPr>
        <w:t>tag</w:t>
      </w:r>
      <w:r>
        <w:rPr>
          <w:rFonts w:hint="eastAsia"/>
          <w:sz w:val="24"/>
        </w:rPr>
        <w:t>、</w:t>
      </w:r>
      <w:r>
        <w:rPr>
          <w:rFonts w:hint="eastAsia"/>
          <w:sz w:val="24"/>
        </w:rPr>
        <w:t>props</w:t>
      </w:r>
      <w:r>
        <w:rPr>
          <w:rFonts w:hint="eastAsia"/>
          <w:sz w:val="24"/>
        </w:rPr>
        <w:t>和</w:t>
      </w:r>
      <w:r>
        <w:rPr>
          <w:rFonts w:hint="eastAsia"/>
          <w:sz w:val="24"/>
        </w:rPr>
        <w:t>children</w:t>
      </w:r>
      <w:r>
        <w:rPr>
          <w:rFonts w:hint="eastAsia"/>
          <w:sz w:val="24"/>
        </w:rPr>
        <w:t>三个属性，它们分别代表标签名（</w:t>
      </w:r>
      <w:r>
        <w:rPr>
          <w:rFonts w:hint="eastAsia"/>
          <w:sz w:val="24"/>
        </w:rPr>
        <w:t>tag</w:t>
      </w:r>
      <w:r>
        <w:rPr>
          <w:rFonts w:hint="eastAsia"/>
          <w:sz w:val="24"/>
        </w:rPr>
        <w:t>）、属性（</w:t>
      </w:r>
      <w:r>
        <w:rPr>
          <w:rFonts w:hint="eastAsia"/>
          <w:sz w:val="24"/>
        </w:rPr>
        <w:t>props</w:t>
      </w:r>
      <w:r>
        <w:rPr>
          <w:rFonts w:hint="eastAsia"/>
          <w:sz w:val="24"/>
        </w:rPr>
        <w:t>）和子元素对象（</w:t>
      </w:r>
      <w:r>
        <w:rPr>
          <w:rFonts w:hint="eastAsia"/>
          <w:sz w:val="24"/>
        </w:rPr>
        <w:t>children</w:t>
      </w:r>
      <w:r>
        <w:rPr>
          <w:rFonts w:hint="eastAsia"/>
          <w:sz w:val="24"/>
        </w:rPr>
        <w:t>）。</w:t>
      </w:r>
      <w:r>
        <w:rPr>
          <w:rFonts w:hint="eastAsia"/>
          <w:sz w:val="24"/>
        </w:rPr>
        <w:t>Virtual</w:t>
      </w:r>
      <w:r>
        <w:rPr>
          <w:sz w:val="24"/>
        </w:rPr>
        <w:t xml:space="preserve"> </w:t>
      </w:r>
      <w:r>
        <w:rPr>
          <w:rFonts w:hint="eastAsia"/>
          <w:sz w:val="24"/>
        </w:rPr>
        <w:t>DOM</w:t>
      </w:r>
      <w:r>
        <w:rPr>
          <w:rFonts w:hint="eastAsia"/>
          <w:sz w:val="24"/>
        </w:rPr>
        <w:t>和</w:t>
      </w:r>
      <w:r>
        <w:rPr>
          <w:rFonts w:hint="eastAsia"/>
          <w:sz w:val="24"/>
        </w:rPr>
        <w:t>DOM</w:t>
      </w:r>
      <w:r>
        <w:rPr>
          <w:rFonts w:hint="eastAsia"/>
          <w:sz w:val="24"/>
        </w:rPr>
        <w:t>对象有一一对应的关系。</w:t>
      </w:r>
      <w:r>
        <w:rPr>
          <w:rFonts w:hint="eastAsia"/>
          <w:sz w:val="24"/>
        </w:rPr>
        <w:t>Virtual</w:t>
      </w:r>
      <w:r>
        <w:rPr>
          <w:sz w:val="24"/>
        </w:rPr>
        <w:t xml:space="preserve"> </w:t>
      </w:r>
      <w:r>
        <w:rPr>
          <w:rFonts w:hint="eastAsia"/>
          <w:sz w:val="24"/>
        </w:rPr>
        <w:t>DOM</w:t>
      </w:r>
      <w:r>
        <w:rPr>
          <w:rFonts w:hint="eastAsia"/>
          <w:sz w:val="24"/>
        </w:rPr>
        <w:t>最大的特点就是将页面的状态抽象为</w:t>
      </w:r>
      <w:r>
        <w:rPr>
          <w:rFonts w:hint="eastAsia"/>
          <w:sz w:val="24"/>
        </w:rPr>
        <w:t>JS</w:t>
      </w:r>
      <w:r>
        <w:rPr>
          <w:rFonts w:hint="eastAsia"/>
          <w:sz w:val="24"/>
        </w:rPr>
        <w:t>对象的形式，配合不同的渲染工具，是跨平台渲染成为可能。此外，在进行页面更新的时候，借助</w:t>
      </w:r>
      <w:r>
        <w:rPr>
          <w:rFonts w:hint="eastAsia"/>
          <w:sz w:val="24"/>
        </w:rPr>
        <w:t>Virtual</w:t>
      </w:r>
      <w:r>
        <w:rPr>
          <w:sz w:val="24"/>
        </w:rPr>
        <w:t xml:space="preserve"> </w:t>
      </w:r>
      <w:r>
        <w:rPr>
          <w:rFonts w:hint="eastAsia"/>
          <w:sz w:val="24"/>
        </w:rPr>
        <w:t>DOM</w:t>
      </w:r>
      <w:r>
        <w:rPr>
          <w:rFonts w:hint="eastAsia"/>
          <w:sz w:val="24"/>
        </w:rPr>
        <w:t>，</w:t>
      </w:r>
      <w:r>
        <w:rPr>
          <w:rFonts w:hint="eastAsia"/>
          <w:sz w:val="24"/>
        </w:rPr>
        <w:t>DOM</w:t>
      </w:r>
      <w:r>
        <w:rPr>
          <w:rFonts w:hint="eastAsia"/>
          <w:sz w:val="24"/>
        </w:rPr>
        <w:t>元素的改变可以在内存中进行比较，再结合框架的事物机制，将多次比较的结果合并后一次性更新到前端页面，从而有效地减少页面渲染的次数，提高渲染效率。</w:t>
      </w:r>
    </w:p>
    <w:p w14:paraId="699699E1" w14:textId="77777777" w:rsidR="00E3550E" w:rsidRDefault="00E3550E" w:rsidP="00E3550E">
      <w:pPr>
        <w:spacing w:line="288" w:lineRule="auto"/>
        <w:ind w:firstLineChars="200" w:firstLine="480"/>
        <w:rPr>
          <w:sz w:val="24"/>
        </w:rPr>
      </w:pPr>
      <w:r>
        <w:rPr>
          <w:rFonts w:hint="eastAsia"/>
          <w:sz w:val="24"/>
        </w:rPr>
        <w:t>V</w:t>
      </w:r>
      <w:r>
        <w:rPr>
          <w:sz w:val="24"/>
        </w:rPr>
        <w:t>u</w:t>
      </w:r>
      <w:r>
        <w:rPr>
          <w:rFonts w:hint="eastAsia"/>
          <w:sz w:val="24"/>
        </w:rPr>
        <w:t>e</w:t>
      </w:r>
      <w:r>
        <w:rPr>
          <w:rFonts w:hint="eastAsia"/>
          <w:sz w:val="24"/>
        </w:rPr>
        <w:t>框架同时也提供了响应式（</w:t>
      </w:r>
      <w:r>
        <w:rPr>
          <w:rFonts w:hint="eastAsia"/>
          <w:sz w:val="24"/>
        </w:rPr>
        <w:t>Reactive</w:t>
      </w:r>
      <w:r>
        <w:rPr>
          <w:rFonts w:hint="eastAsia"/>
          <w:sz w:val="24"/>
        </w:rPr>
        <w:t>）和组件化（</w:t>
      </w:r>
      <w:r>
        <w:rPr>
          <w:rFonts w:hint="eastAsia"/>
          <w:sz w:val="24"/>
        </w:rPr>
        <w:t>Composable</w:t>
      </w:r>
      <w:r>
        <w:rPr>
          <w:rFonts w:hint="eastAsia"/>
          <w:sz w:val="24"/>
        </w:rPr>
        <w:t>）的视图组件。响应式表示数据和视图同步，即数据绑定，组件化则表示可以将封装好的代码注册成标签，重复使用。</w:t>
      </w:r>
    </w:p>
    <w:p w14:paraId="519A41DA" w14:textId="77777777" w:rsidR="00E3550E" w:rsidRDefault="00E3550E" w:rsidP="00E3550E">
      <w:pPr>
        <w:spacing w:line="288" w:lineRule="auto"/>
        <w:ind w:firstLineChars="200" w:firstLine="480"/>
        <w:rPr>
          <w:sz w:val="24"/>
        </w:rPr>
      </w:pPr>
      <w:r>
        <w:rPr>
          <w:rFonts w:hint="eastAsia"/>
          <w:sz w:val="24"/>
        </w:rPr>
        <w:t>Vue</w:t>
      </w:r>
      <w:r>
        <w:rPr>
          <w:rFonts w:hint="eastAsia"/>
          <w:sz w:val="24"/>
        </w:rPr>
        <w:t>使用了</w:t>
      </w:r>
      <w:r>
        <w:rPr>
          <w:rFonts w:hint="eastAsia"/>
          <w:sz w:val="24"/>
        </w:rPr>
        <w:t>MVVM</w:t>
      </w:r>
      <w:r>
        <w:rPr>
          <w:rFonts w:hint="eastAsia"/>
          <w:sz w:val="24"/>
        </w:rPr>
        <w:t>的设计模式。</w:t>
      </w:r>
      <w:r w:rsidRPr="0072202B">
        <w:rPr>
          <w:rFonts w:hint="eastAsia"/>
          <w:sz w:val="24"/>
        </w:rPr>
        <w:t>MVVM</w:t>
      </w:r>
      <w:r w:rsidRPr="0072202B">
        <w:rPr>
          <w:rFonts w:hint="eastAsia"/>
          <w:sz w:val="24"/>
        </w:rPr>
        <w:t>其实表示的是</w:t>
      </w:r>
      <w:r w:rsidRPr="0072202B">
        <w:rPr>
          <w:rFonts w:hint="eastAsia"/>
          <w:sz w:val="24"/>
        </w:rPr>
        <w:t>Model-View-ViewModel</w:t>
      </w:r>
      <w:r>
        <w:rPr>
          <w:rFonts w:hint="eastAsia"/>
          <w:sz w:val="24"/>
        </w:rPr>
        <w:t>，</w:t>
      </w:r>
      <w:r w:rsidRPr="0072202B">
        <w:rPr>
          <w:rFonts w:hint="eastAsia"/>
          <w:sz w:val="24"/>
        </w:rPr>
        <w:t>模型层</w:t>
      </w:r>
      <w:r>
        <w:rPr>
          <w:rFonts w:hint="eastAsia"/>
          <w:sz w:val="24"/>
        </w:rPr>
        <w:t>（</w:t>
      </w:r>
      <w:r>
        <w:rPr>
          <w:rFonts w:hint="eastAsia"/>
          <w:sz w:val="24"/>
        </w:rPr>
        <w:t>Model</w:t>
      </w:r>
      <w:r>
        <w:rPr>
          <w:rFonts w:hint="eastAsia"/>
          <w:sz w:val="24"/>
        </w:rPr>
        <w:t>）主要</w:t>
      </w:r>
      <w:r w:rsidRPr="0072202B">
        <w:rPr>
          <w:rFonts w:hint="eastAsia"/>
          <w:sz w:val="24"/>
        </w:rPr>
        <w:t>负责处理业务逻辑</w:t>
      </w:r>
      <w:r>
        <w:rPr>
          <w:rFonts w:hint="eastAsia"/>
          <w:sz w:val="24"/>
        </w:rPr>
        <w:t>和与</w:t>
      </w:r>
      <w:r w:rsidRPr="0072202B">
        <w:rPr>
          <w:rFonts w:hint="eastAsia"/>
          <w:sz w:val="24"/>
        </w:rPr>
        <w:t>服务器端进行交互</w:t>
      </w:r>
      <w:r>
        <w:rPr>
          <w:rFonts w:hint="eastAsia"/>
          <w:sz w:val="24"/>
        </w:rPr>
        <w:t>，</w:t>
      </w:r>
      <w:r w:rsidRPr="0072202B">
        <w:rPr>
          <w:rFonts w:hint="eastAsia"/>
          <w:sz w:val="24"/>
        </w:rPr>
        <w:t>视图层</w:t>
      </w:r>
      <w:r>
        <w:rPr>
          <w:rFonts w:hint="eastAsia"/>
          <w:sz w:val="24"/>
        </w:rPr>
        <w:t>（</w:t>
      </w:r>
      <w:r>
        <w:rPr>
          <w:rFonts w:hint="eastAsia"/>
          <w:sz w:val="24"/>
        </w:rPr>
        <w:t>View</w:t>
      </w:r>
      <w:r>
        <w:rPr>
          <w:rFonts w:hint="eastAsia"/>
          <w:sz w:val="24"/>
        </w:rPr>
        <w:t>）主要</w:t>
      </w:r>
      <w:r w:rsidRPr="0072202B">
        <w:rPr>
          <w:rFonts w:hint="eastAsia"/>
          <w:sz w:val="24"/>
        </w:rPr>
        <w:t>负责将数据模型转化为</w:t>
      </w:r>
      <w:r w:rsidRPr="0072202B">
        <w:rPr>
          <w:rFonts w:hint="eastAsia"/>
          <w:sz w:val="24"/>
        </w:rPr>
        <w:t>UI</w:t>
      </w:r>
      <w:r w:rsidRPr="0072202B">
        <w:rPr>
          <w:rFonts w:hint="eastAsia"/>
          <w:sz w:val="24"/>
        </w:rPr>
        <w:t>展示出来，</w:t>
      </w:r>
      <w:r>
        <w:rPr>
          <w:rFonts w:hint="eastAsia"/>
          <w:sz w:val="24"/>
        </w:rPr>
        <w:t>比如说</w:t>
      </w:r>
      <w:r w:rsidRPr="0072202B">
        <w:rPr>
          <w:rFonts w:hint="eastAsia"/>
          <w:sz w:val="24"/>
        </w:rPr>
        <w:t>HTML</w:t>
      </w:r>
      <w:r w:rsidRPr="0072202B">
        <w:rPr>
          <w:rFonts w:hint="eastAsia"/>
          <w:sz w:val="24"/>
        </w:rPr>
        <w:t>页面</w:t>
      </w:r>
      <w:r>
        <w:rPr>
          <w:rFonts w:hint="eastAsia"/>
          <w:sz w:val="24"/>
        </w:rPr>
        <w:t>，</w:t>
      </w:r>
      <w:r w:rsidRPr="0072202B">
        <w:rPr>
          <w:rFonts w:hint="eastAsia"/>
          <w:sz w:val="24"/>
        </w:rPr>
        <w:t>视图模型层</w:t>
      </w:r>
      <w:r>
        <w:rPr>
          <w:rFonts w:hint="eastAsia"/>
          <w:sz w:val="24"/>
        </w:rPr>
        <w:t>（</w:t>
      </w:r>
      <w:r>
        <w:rPr>
          <w:rFonts w:hint="eastAsia"/>
          <w:sz w:val="24"/>
        </w:rPr>
        <w:t>ViewModel</w:t>
      </w:r>
      <w:r>
        <w:rPr>
          <w:rFonts w:hint="eastAsia"/>
          <w:sz w:val="24"/>
        </w:rPr>
        <w:t>）主要</w:t>
      </w:r>
      <w:r w:rsidRPr="0072202B">
        <w:rPr>
          <w:rFonts w:hint="eastAsia"/>
          <w:sz w:val="24"/>
        </w:rPr>
        <w:t>用</w:t>
      </w:r>
      <w:r>
        <w:rPr>
          <w:rFonts w:hint="eastAsia"/>
          <w:sz w:val="24"/>
        </w:rPr>
        <w:t>于</w:t>
      </w:r>
      <w:r w:rsidRPr="0072202B">
        <w:rPr>
          <w:rFonts w:hint="eastAsia"/>
          <w:sz w:val="24"/>
        </w:rPr>
        <w:t>连接</w:t>
      </w:r>
      <w:r w:rsidRPr="0072202B">
        <w:rPr>
          <w:rFonts w:hint="eastAsia"/>
          <w:sz w:val="24"/>
        </w:rPr>
        <w:t>Model</w:t>
      </w:r>
      <w:r w:rsidRPr="0072202B">
        <w:rPr>
          <w:rFonts w:hint="eastAsia"/>
          <w:sz w:val="24"/>
        </w:rPr>
        <w:t>和</w:t>
      </w:r>
      <w:r w:rsidRPr="0072202B">
        <w:rPr>
          <w:rFonts w:hint="eastAsia"/>
          <w:sz w:val="24"/>
        </w:rPr>
        <w:t>View</w:t>
      </w:r>
      <w:r w:rsidRPr="0072202B">
        <w:rPr>
          <w:rFonts w:hint="eastAsia"/>
          <w:sz w:val="24"/>
        </w:rPr>
        <w:t>，是</w:t>
      </w:r>
      <w:r w:rsidRPr="0072202B">
        <w:rPr>
          <w:rFonts w:hint="eastAsia"/>
          <w:sz w:val="24"/>
        </w:rPr>
        <w:t>Model</w:t>
      </w:r>
      <w:r w:rsidRPr="0072202B">
        <w:rPr>
          <w:rFonts w:hint="eastAsia"/>
          <w:sz w:val="24"/>
        </w:rPr>
        <w:t>和</w:t>
      </w:r>
      <w:r w:rsidRPr="0072202B">
        <w:rPr>
          <w:rFonts w:hint="eastAsia"/>
          <w:sz w:val="24"/>
        </w:rPr>
        <w:t>View</w:t>
      </w:r>
      <w:r w:rsidRPr="0072202B">
        <w:rPr>
          <w:rFonts w:hint="eastAsia"/>
          <w:sz w:val="24"/>
        </w:rPr>
        <w:t>之间的通信桥梁</w:t>
      </w:r>
      <w:r>
        <w:rPr>
          <w:rFonts w:hint="eastAsia"/>
          <w:sz w:val="24"/>
        </w:rPr>
        <w:t>。</w:t>
      </w:r>
      <w:r w:rsidRPr="0072202B">
        <w:rPr>
          <w:rFonts w:hint="eastAsia"/>
          <w:sz w:val="24"/>
        </w:rPr>
        <w:t>在</w:t>
      </w:r>
      <w:r w:rsidRPr="0072202B">
        <w:rPr>
          <w:rFonts w:hint="eastAsia"/>
          <w:sz w:val="24"/>
        </w:rPr>
        <w:t>MVVM</w:t>
      </w:r>
      <w:r w:rsidRPr="0072202B">
        <w:rPr>
          <w:rFonts w:hint="eastAsia"/>
          <w:sz w:val="24"/>
        </w:rPr>
        <w:t>的</w:t>
      </w:r>
      <w:r>
        <w:rPr>
          <w:rFonts w:hint="eastAsia"/>
          <w:sz w:val="24"/>
        </w:rPr>
        <w:t>设计模式</w:t>
      </w:r>
      <w:r w:rsidRPr="0072202B">
        <w:rPr>
          <w:rFonts w:hint="eastAsia"/>
          <w:sz w:val="24"/>
        </w:rPr>
        <w:t>下，</w:t>
      </w:r>
      <w:r>
        <w:rPr>
          <w:rFonts w:hint="eastAsia"/>
          <w:sz w:val="24"/>
        </w:rPr>
        <w:t>Model</w:t>
      </w:r>
      <w:r w:rsidRPr="0072202B">
        <w:rPr>
          <w:rFonts w:hint="eastAsia"/>
          <w:sz w:val="24"/>
        </w:rPr>
        <w:t>层和</w:t>
      </w:r>
      <w:r>
        <w:rPr>
          <w:rFonts w:hint="eastAsia"/>
          <w:sz w:val="24"/>
        </w:rPr>
        <w:t>View</w:t>
      </w:r>
      <w:r w:rsidRPr="0072202B">
        <w:rPr>
          <w:rFonts w:hint="eastAsia"/>
          <w:sz w:val="24"/>
        </w:rPr>
        <w:t>层没有直接</w:t>
      </w:r>
      <w:r>
        <w:rPr>
          <w:rFonts w:hint="eastAsia"/>
          <w:sz w:val="24"/>
        </w:rPr>
        <w:t>的</w:t>
      </w:r>
      <w:r w:rsidRPr="0072202B">
        <w:rPr>
          <w:rFonts w:hint="eastAsia"/>
          <w:sz w:val="24"/>
        </w:rPr>
        <w:t>联系，而是通过</w:t>
      </w:r>
      <w:r w:rsidRPr="0072202B">
        <w:rPr>
          <w:rFonts w:hint="eastAsia"/>
          <w:sz w:val="24"/>
        </w:rPr>
        <w:t>ViewModel</w:t>
      </w:r>
      <w:r w:rsidRPr="0072202B">
        <w:rPr>
          <w:rFonts w:hint="eastAsia"/>
          <w:sz w:val="24"/>
        </w:rPr>
        <w:t>层进行交互。</w:t>
      </w:r>
      <w:r>
        <w:rPr>
          <w:rFonts w:hint="eastAsia"/>
          <w:sz w:val="24"/>
        </w:rPr>
        <w:t>而</w:t>
      </w:r>
      <w:r w:rsidRPr="0072202B">
        <w:rPr>
          <w:rFonts w:hint="eastAsia"/>
          <w:sz w:val="24"/>
        </w:rPr>
        <w:t>ViewModel</w:t>
      </w:r>
      <w:r w:rsidRPr="0072202B">
        <w:rPr>
          <w:rFonts w:hint="eastAsia"/>
          <w:sz w:val="24"/>
        </w:rPr>
        <w:t>层通过双向数据绑定</w:t>
      </w:r>
      <w:r>
        <w:rPr>
          <w:rFonts w:hint="eastAsia"/>
          <w:sz w:val="24"/>
        </w:rPr>
        <w:t>实现了</w:t>
      </w:r>
      <w:r w:rsidRPr="0072202B">
        <w:rPr>
          <w:rFonts w:hint="eastAsia"/>
          <w:sz w:val="24"/>
        </w:rPr>
        <w:t>将</w:t>
      </w:r>
      <w:r w:rsidRPr="0072202B">
        <w:rPr>
          <w:rFonts w:hint="eastAsia"/>
          <w:sz w:val="24"/>
        </w:rPr>
        <w:t>View</w:t>
      </w:r>
      <w:r w:rsidRPr="0072202B">
        <w:rPr>
          <w:rFonts w:hint="eastAsia"/>
          <w:sz w:val="24"/>
        </w:rPr>
        <w:t>层和</w:t>
      </w:r>
      <w:r w:rsidRPr="0072202B">
        <w:rPr>
          <w:rFonts w:hint="eastAsia"/>
          <w:sz w:val="24"/>
        </w:rPr>
        <w:t>Model</w:t>
      </w:r>
      <w:r w:rsidRPr="0072202B">
        <w:rPr>
          <w:rFonts w:hint="eastAsia"/>
          <w:sz w:val="24"/>
        </w:rPr>
        <w:t>层连接起来，</w:t>
      </w:r>
      <w:r>
        <w:rPr>
          <w:rFonts w:hint="eastAsia"/>
          <w:sz w:val="24"/>
        </w:rPr>
        <w:t>这样就会</w:t>
      </w:r>
      <w:r w:rsidRPr="0072202B">
        <w:rPr>
          <w:rFonts w:hint="eastAsia"/>
          <w:sz w:val="24"/>
        </w:rPr>
        <w:t>使得</w:t>
      </w:r>
      <w:r w:rsidRPr="0072202B">
        <w:rPr>
          <w:rFonts w:hint="eastAsia"/>
          <w:sz w:val="24"/>
        </w:rPr>
        <w:t>View</w:t>
      </w:r>
      <w:r w:rsidRPr="0072202B">
        <w:rPr>
          <w:rFonts w:hint="eastAsia"/>
          <w:sz w:val="24"/>
        </w:rPr>
        <w:t>层和</w:t>
      </w:r>
      <w:r w:rsidRPr="0072202B">
        <w:rPr>
          <w:rFonts w:hint="eastAsia"/>
          <w:sz w:val="24"/>
        </w:rPr>
        <w:t>Model</w:t>
      </w:r>
      <w:r w:rsidRPr="0072202B">
        <w:rPr>
          <w:rFonts w:hint="eastAsia"/>
          <w:sz w:val="24"/>
        </w:rPr>
        <w:t>层的同步工作完全自动</w:t>
      </w:r>
      <w:r>
        <w:rPr>
          <w:rFonts w:hint="eastAsia"/>
          <w:sz w:val="24"/>
        </w:rPr>
        <w:t>化</w:t>
      </w:r>
      <w:r w:rsidRPr="0072202B">
        <w:rPr>
          <w:rFonts w:hint="eastAsia"/>
          <w:sz w:val="24"/>
        </w:rPr>
        <w:t>。</w:t>
      </w:r>
      <w:r>
        <w:rPr>
          <w:rFonts w:hint="eastAsia"/>
          <w:sz w:val="24"/>
        </w:rPr>
        <w:t>对于开发者来说，只需要关注业务逻辑，就无需手动操作</w:t>
      </w:r>
      <w:r>
        <w:rPr>
          <w:rFonts w:hint="eastAsia"/>
          <w:sz w:val="24"/>
        </w:rPr>
        <w:t>DOM</w:t>
      </w:r>
      <w:r>
        <w:rPr>
          <w:rFonts w:hint="eastAsia"/>
          <w:sz w:val="24"/>
        </w:rPr>
        <w:t>元素了。</w:t>
      </w:r>
    </w:p>
    <w:p w14:paraId="25DD1E5D" w14:textId="77777777" w:rsidR="00E3550E" w:rsidRDefault="00E3550E" w:rsidP="00E3550E">
      <w:pPr>
        <w:spacing w:line="288" w:lineRule="auto"/>
        <w:ind w:firstLineChars="200" w:firstLine="480"/>
        <w:rPr>
          <w:sz w:val="24"/>
        </w:rPr>
      </w:pPr>
      <w:r>
        <w:rPr>
          <w:rFonts w:hint="eastAsia"/>
          <w:sz w:val="24"/>
        </w:rPr>
        <w:t>V</w:t>
      </w:r>
      <w:r>
        <w:rPr>
          <w:sz w:val="24"/>
        </w:rPr>
        <w:t>u</w:t>
      </w:r>
      <w:r>
        <w:rPr>
          <w:rFonts w:hint="eastAsia"/>
          <w:sz w:val="24"/>
        </w:rPr>
        <w:t>e</w:t>
      </w:r>
      <w:r>
        <w:rPr>
          <w:rFonts w:hint="eastAsia"/>
          <w:sz w:val="24"/>
        </w:rPr>
        <w:t>还将注意力集中保持在了核心库，而将其它功能如路由和全局状态管理交</w:t>
      </w:r>
      <w:r>
        <w:rPr>
          <w:rFonts w:hint="eastAsia"/>
          <w:sz w:val="24"/>
        </w:rPr>
        <w:lastRenderedPageBreak/>
        <w:t>给相关的库。常见的使用广泛的库比如说</w:t>
      </w:r>
      <w:r>
        <w:rPr>
          <w:rFonts w:hint="eastAsia"/>
          <w:sz w:val="24"/>
        </w:rPr>
        <w:t>VueRouter</w:t>
      </w:r>
      <w:r>
        <w:rPr>
          <w:rFonts w:hint="eastAsia"/>
          <w:sz w:val="24"/>
        </w:rPr>
        <w:t>和</w:t>
      </w:r>
      <w:r>
        <w:rPr>
          <w:rFonts w:hint="eastAsia"/>
          <w:sz w:val="24"/>
        </w:rPr>
        <w:t>VueX</w:t>
      </w:r>
      <w:r>
        <w:rPr>
          <w:rFonts w:hint="eastAsia"/>
          <w:sz w:val="24"/>
        </w:rPr>
        <w:t>。</w:t>
      </w:r>
      <w:r>
        <w:rPr>
          <w:rFonts w:hint="eastAsia"/>
          <w:sz w:val="24"/>
        </w:rPr>
        <w:t>Vue</w:t>
      </w:r>
      <w:r>
        <w:rPr>
          <w:rFonts w:hint="eastAsia"/>
          <w:sz w:val="24"/>
        </w:rPr>
        <w:t>的路由库和状态管理库都是有官方维护支持且与核心库同步更新的，这样就会使得集成起来的</w:t>
      </w:r>
      <w:r>
        <w:rPr>
          <w:rFonts w:hint="eastAsia"/>
          <w:sz w:val="24"/>
        </w:rPr>
        <w:t>Vue</w:t>
      </w:r>
      <w:r>
        <w:rPr>
          <w:rFonts w:hint="eastAsia"/>
          <w:sz w:val="24"/>
        </w:rPr>
        <w:t>框架兼容性极佳。</w:t>
      </w:r>
    </w:p>
    <w:p w14:paraId="2EE2AB48" w14:textId="77777777" w:rsidR="00E3550E" w:rsidRDefault="00E3550E" w:rsidP="00E3550E">
      <w:pPr>
        <w:spacing w:line="288" w:lineRule="auto"/>
        <w:ind w:firstLineChars="200" w:firstLine="480"/>
        <w:rPr>
          <w:sz w:val="24"/>
        </w:rPr>
      </w:pPr>
      <w:r>
        <w:rPr>
          <w:rFonts w:hint="eastAsia"/>
          <w:sz w:val="24"/>
        </w:rPr>
        <w:t>Vue</w:t>
      </w:r>
      <w:r>
        <w:rPr>
          <w:rFonts w:hint="eastAsia"/>
          <w:sz w:val="24"/>
        </w:rPr>
        <w:t>官方还提供了</w:t>
      </w:r>
      <w:r>
        <w:rPr>
          <w:rFonts w:hint="eastAsia"/>
          <w:sz w:val="24"/>
        </w:rPr>
        <w:t>CLI</w:t>
      </w:r>
      <w:r>
        <w:rPr>
          <w:rFonts w:hint="eastAsia"/>
          <w:sz w:val="24"/>
        </w:rPr>
        <w:t>脚手架，能让我们通过交互式的脚手架引导非常容易地构建项目，我们甚至可以使用</w:t>
      </w:r>
      <w:r>
        <w:rPr>
          <w:rFonts w:hint="eastAsia"/>
          <w:sz w:val="24"/>
        </w:rPr>
        <w:t>VueCLI</w:t>
      </w:r>
      <w:r>
        <w:rPr>
          <w:rFonts w:hint="eastAsia"/>
          <w:sz w:val="24"/>
        </w:rPr>
        <w:t>快速开发组件的原型。</w:t>
      </w:r>
    </w:p>
    <w:p w14:paraId="48D1A64C" w14:textId="77777777" w:rsidR="00E3550E" w:rsidRPr="0072202B" w:rsidRDefault="00E3550E" w:rsidP="00E3550E">
      <w:pPr>
        <w:spacing w:line="288" w:lineRule="auto"/>
        <w:ind w:firstLineChars="200" w:firstLine="480"/>
        <w:rPr>
          <w:sz w:val="24"/>
        </w:rPr>
      </w:pPr>
      <w:r>
        <w:rPr>
          <w:rFonts w:hint="eastAsia"/>
          <w:sz w:val="24"/>
        </w:rPr>
        <w:t>Vue</w:t>
      </w:r>
      <w:r>
        <w:rPr>
          <w:rFonts w:hint="eastAsia"/>
          <w:sz w:val="24"/>
        </w:rPr>
        <w:t>框架的学习路西十分平缓，如果要学习</w:t>
      </w:r>
      <w:r>
        <w:rPr>
          <w:rFonts w:hint="eastAsia"/>
          <w:sz w:val="24"/>
        </w:rPr>
        <w:t>Vue</w:t>
      </w:r>
      <w:r>
        <w:rPr>
          <w:rFonts w:hint="eastAsia"/>
          <w:sz w:val="24"/>
        </w:rPr>
        <w:t>，你只需要有良好的</w:t>
      </w:r>
      <w:r>
        <w:rPr>
          <w:rFonts w:hint="eastAsia"/>
          <w:sz w:val="24"/>
        </w:rPr>
        <w:t>HTML</w:t>
      </w:r>
      <w:r>
        <w:rPr>
          <w:rFonts w:hint="eastAsia"/>
          <w:sz w:val="24"/>
        </w:rPr>
        <w:t>和</w:t>
      </w:r>
      <w:r>
        <w:rPr>
          <w:rFonts w:hint="eastAsia"/>
          <w:sz w:val="24"/>
        </w:rPr>
        <w:t>JavaScript</w:t>
      </w:r>
      <w:r>
        <w:rPr>
          <w:rFonts w:hint="eastAsia"/>
          <w:sz w:val="24"/>
        </w:rPr>
        <w:t>基础即可，有了这些技能，你就可以很快的上手</w:t>
      </w:r>
      <w:r>
        <w:rPr>
          <w:rFonts w:hint="eastAsia"/>
          <w:sz w:val="24"/>
        </w:rPr>
        <w:t>Vue</w:t>
      </w:r>
      <w:r>
        <w:rPr>
          <w:rFonts w:hint="eastAsia"/>
          <w:sz w:val="24"/>
        </w:rPr>
        <w:t>框架。如果只是轻量级的使用，只需在页面中引入</w:t>
      </w:r>
      <w:r>
        <w:rPr>
          <w:rFonts w:hint="eastAsia"/>
          <w:sz w:val="24"/>
        </w:rPr>
        <w:t>Vue.</w:t>
      </w:r>
      <w:r>
        <w:rPr>
          <w:sz w:val="24"/>
        </w:rPr>
        <w:t>js</w:t>
      </w:r>
      <w:r>
        <w:rPr>
          <w:rFonts w:hint="eastAsia"/>
          <w:sz w:val="24"/>
        </w:rPr>
        <w:t>文件即可使用，开发者只需要不到一天的时间阅读</w:t>
      </w:r>
      <w:r>
        <w:rPr>
          <w:rFonts w:hint="eastAsia"/>
          <w:sz w:val="24"/>
        </w:rPr>
        <w:t>Vue</w:t>
      </w:r>
      <w:r>
        <w:rPr>
          <w:rFonts w:hint="eastAsia"/>
          <w:sz w:val="24"/>
        </w:rPr>
        <w:t>的官方文档即可建立简单的应用程序。</w:t>
      </w:r>
    </w:p>
    <w:p w14:paraId="2DE593D7" w14:textId="77777777" w:rsidR="00E3550E" w:rsidRDefault="00E3550E" w:rsidP="00E3550E">
      <w:pPr>
        <w:pStyle w:val="2"/>
        <w:spacing w:beforeLines="100" w:before="312" w:afterLines="100" w:after="312" w:line="288" w:lineRule="auto"/>
        <w:rPr>
          <w:rFonts w:ascii="Times New Roman" w:hAnsi="Times New Roman"/>
          <w:b w:val="0"/>
          <w:color w:val="000000"/>
          <w:sz w:val="30"/>
          <w:szCs w:val="30"/>
        </w:rPr>
      </w:pPr>
      <w:bookmarkStart w:id="56" w:name="_Toc101728921"/>
      <w:r>
        <w:rPr>
          <w:rFonts w:ascii="Times New Roman" w:hAnsi="Times New Roman"/>
          <w:b w:val="0"/>
          <w:color w:val="000000"/>
          <w:sz w:val="30"/>
          <w:szCs w:val="30"/>
        </w:rPr>
        <w:t>2.</w:t>
      </w:r>
      <w:bookmarkEnd w:id="51"/>
      <w:bookmarkEnd w:id="52"/>
      <w:bookmarkEnd w:id="53"/>
      <w:r>
        <w:rPr>
          <w:rFonts w:ascii="Times New Roman" w:hAnsi="Times New Roman"/>
          <w:b w:val="0"/>
          <w:color w:val="000000"/>
          <w:sz w:val="30"/>
          <w:szCs w:val="30"/>
        </w:rPr>
        <w:t xml:space="preserve">4 </w:t>
      </w:r>
      <w:bookmarkStart w:id="57" w:name="_Toc484871653"/>
      <w:bookmarkStart w:id="58" w:name="_Toc484872540"/>
      <w:bookmarkStart w:id="59" w:name="_Toc485325347"/>
      <w:bookmarkStart w:id="60" w:name="_Toc485586689"/>
      <w:bookmarkStart w:id="61" w:name="_Toc436445620"/>
      <w:bookmarkStart w:id="62" w:name="_Toc445691598"/>
      <w:bookmarkStart w:id="63" w:name="_Toc132883820"/>
      <w:bookmarkStart w:id="64" w:name="_Toc133735284"/>
      <w:r>
        <w:rPr>
          <w:rFonts w:ascii="Times New Roman" w:hAnsi="Times New Roman" w:hint="eastAsia"/>
          <w:b w:val="0"/>
          <w:color w:val="000000"/>
          <w:sz w:val="30"/>
          <w:szCs w:val="30"/>
        </w:rPr>
        <w:t>Element-UI</w:t>
      </w:r>
      <w:bookmarkEnd w:id="56"/>
    </w:p>
    <w:p w14:paraId="5B657DF7" w14:textId="77777777" w:rsidR="00E3550E" w:rsidRDefault="00E3550E" w:rsidP="00E3550E">
      <w:pPr>
        <w:spacing w:line="288" w:lineRule="auto"/>
        <w:ind w:firstLineChars="200" w:firstLine="480"/>
        <w:rPr>
          <w:sz w:val="24"/>
        </w:rPr>
      </w:pPr>
      <w:r w:rsidRPr="003D5597">
        <w:rPr>
          <w:sz w:val="24"/>
        </w:rPr>
        <w:t>Element-UI</w:t>
      </w:r>
      <w:r>
        <w:rPr>
          <w:rFonts w:hint="eastAsia"/>
          <w:sz w:val="24"/>
        </w:rPr>
        <w:t>框架是一套为开发者、设计师和产品经理准备的基于</w:t>
      </w:r>
      <w:r>
        <w:rPr>
          <w:rFonts w:hint="eastAsia"/>
          <w:sz w:val="24"/>
        </w:rPr>
        <w:t>Vue</w:t>
      </w:r>
      <w:r>
        <w:rPr>
          <w:sz w:val="24"/>
        </w:rPr>
        <w:t>2.0</w:t>
      </w:r>
      <w:r>
        <w:rPr>
          <w:rFonts w:hint="eastAsia"/>
          <w:sz w:val="24"/>
        </w:rPr>
        <w:t>的桌面组件库。</w:t>
      </w:r>
    </w:p>
    <w:p w14:paraId="5F9E44EB" w14:textId="77777777" w:rsidR="00E3550E" w:rsidRDefault="00E3550E" w:rsidP="00E3550E">
      <w:pPr>
        <w:spacing w:line="288" w:lineRule="auto"/>
        <w:ind w:firstLineChars="200" w:firstLine="480"/>
        <w:rPr>
          <w:sz w:val="24"/>
        </w:rPr>
      </w:pPr>
      <w:r w:rsidRPr="003D5597">
        <w:rPr>
          <w:sz w:val="24"/>
        </w:rPr>
        <w:t>Element-UI</w:t>
      </w:r>
      <w:r>
        <w:rPr>
          <w:rFonts w:hint="eastAsia"/>
          <w:sz w:val="24"/>
        </w:rPr>
        <w:t>遵循一致性、反馈、效率和可控的设计原则。</w:t>
      </w:r>
    </w:p>
    <w:p w14:paraId="55C6E38E" w14:textId="77777777" w:rsidR="00E3550E" w:rsidRDefault="00E3550E" w:rsidP="00E3550E">
      <w:pPr>
        <w:spacing w:line="288" w:lineRule="auto"/>
        <w:ind w:firstLineChars="200" w:firstLine="480"/>
        <w:rPr>
          <w:sz w:val="24"/>
        </w:rPr>
      </w:pPr>
      <w:r>
        <w:rPr>
          <w:rFonts w:hint="eastAsia"/>
          <w:sz w:val="24"/>
        </w:rPr>
        <w:t>其中一致性（</w:t>
      </w:r>
      <w:r>
        <w:rPr>
          <w:rFonts w:hint="eastAsia"/>
          <w:sz w:val="24"/>
        </w:rPr>
        <w:t>Consistency</w:t>
      </w:r>
      <w:r>
        <w:rPr>
          <w:rFonts w:hint="eastAsia"/>
          <w:sz w:val="24"/>
        </w:rPr>
        <w:t>）表现为与现实生活一致：与现实生活的流程、逻辑保持一致，遵循用户习惯的语言和概念；在界面中一致：所有的元素和结构需保持一致，比如：设计样式、图标和文本、元素的位置等。反馈（</w:t>
      </w:r>
      <w:r>
        <w:rPr>
          <w:rFonts w:hint="eastAsia"/>
          <w:sz w:val="24"/>
        </w:rPr>
        <w:t>Feedback</w:t>
      </w:r>
      <w:r>
        <w:rPr>
          <w:rFonts w:hint="eastAsia"/>
          <w:sz w:val="24"/>
        </w:rPr>
        <w:t>）表现为：控制反馈：通过界面样式和交互动效让用户可以清晰的感知自己的操作；页面反馈：操作后，通过页面元素的变化清晰地展现当前状态。效率（</w:t>
      </w:r>
      <w:r>
        <w:rPr>
          <w:rFonts w:hint="eastAsia"/>
          <w:sz w:val="24"/>
        </w:rPr>
        <w:t>Efficiency</w:t>
      </w:r>
      <w:r>
        <w:rPr>
          <w:rFonts w:hint="eastAsia"/>
          <w:sz w:val="24"/>
        </w:rPr>
        <w:t>）表现为：简化流程：设计简洁直观的操作流程；清晰明确：语言表达清晰且表意明确，让用户快速理解进而做出决策；帮助用户识别：界面简单直白，让用户快速识别而并非回忆，减少用户记忆负担。可控（</w:t>
      </w:r>
      <w:r>
        <w:rPr>
          <w:rFonts w:hint="eastAsia"/>
          <w:sz w:val="24"/>
        </w:rPr>
        <w:t>Controllability</w:t>
      </w:r>
      <w:r>
        <w:rPr>
          <w:rFonts w:hint="eastAsia"/>
          <w:sz w:val="24"/>
        </w:rPr>
        <w:t>）表现为：用户决策：根据场景可给予用户操作建议或安全提示，但不能代替用户进行决策；结果可控：用户可以自由的进行操作，包括撤销、回退和终止当前操作等。</w:t>
      </w:r>
    </w:p>
    <w:p w14:paraId="4A14A5E9" w14:textId="77777777" w:rsidR="00E3550E" w:rsidRDefault="00E3550E" w:rsidP="00E3550E">
      <w:pPr>
        <w:spacing w:line="288" w:lineRule="auto"/>
        <w:ind w:firstLineChars="200" w:firstLine="480"/>
        <w:rPr>
          <w:sz w:val="24"/>
        </w:rPr>
      </w:pPr>
      <w:r w:rsidRPr="003D5597">
        <w:rPr>
          <w:sz w:val="24"/>
        </w:rPr>
        <w:t>Element-UI</w:t>
      </w:r>
      <w:r>
        <w:rPr>
          <w:rFonts w:hint="eastAsia"/>
          <w:sz w:val="24"/>
        </w:rPr>
        <w:t>框架提供了基于</w:t>
      </w:r>
      <w:r>
        <w:rPr>
          <w:rFonts w:hint="eastAsia"/>
          <w:sz w:val="24"/>
        </w:rPr>
        <w:t>Vue</w:t>
      </w:r>
      <w:r>
        <w:rPr>
          <w:rFonts w:hint="eastAsia"/>
          <w:sz w:val="24"/>
        </w:rPr>
        <w:t>的大量组件，使用</w:t>
      </w:r>
      <w:r w:rsidRPr="003D5597">
        <w:rPr>
          <w:sz w:val="24"/>
        </w:rPr>
        <w:t>Element-UI</w:t>
      </w:r>
      <w:r>
        <w:rPr>
          <w:rFonts w:hint="eastAsia"/>
          <w:sz w:val="24"/>
        </w:rPr>
        <w:t>框架封装好的代码可以帮助开发人员进行快速开发。迅速搭建前端架构。</w:t>
      </w:r>
    </w:p>
    <w:p w14:paraId="152DC7FE" w14:textId="77777777" w:rsidR="00E3550E" w:rsidRDefault="00E3550E" w:rsidP="00E3550E">
      <w:pPr>
        <w:pStyle w:val="2"/>
        <w:spacing w:beforeLines="100" w:before="312" w:afterLines="100" w:after="312" w:line="288" w:lineRule="auto"/>
        <w:rPr>
          <w:rFonts w:ascii="Times New Roman" w:hAnsi="Times New Roman"/>
          <w:b w:val="0"/>
          <w:color w:val="000000"/>
          <w:sz w:val="30"/>
          <w:szCs w:val="30"/>
        </w:rPr>
      </w:pPr>
      <w:bookmarkStart w:id="65" w:name="_Toc101728922"/>
      <w:r>
        <w:rPr>
          <w:rFonts w:ascii="Times New Roman" w:hAnsi="Times New Roman" w:hint="eastAsia"/>
          <w:b w:val="0"/>
          <w:color w:val="000000"/>
          <w:sz w:val="30"/>
          <w:szCs w:val="30"/>
        </w:rPr>
        <w:t>2.</w:t>
      </w:r>
      <w:r>
        <w:rPr>
          <w:rFonts w:ascii="Times New Roman" w:hAnsi="Times New Roman"/>
          <w:b w:val="0"/>
          <w:color w:val="000000"/>
          <w:sz w:val="30"/>
          <w:szCs w:val="30"/>
        </w:rPr>
        <w:t>5</w:t>
      </w:r>
      <w:r>
        <w:rPr>
          <w:rFonts w:ascii="Times New Roman" w:hAnsi="Times New Roman" w:hint="eastAsia"/>
          <w:b w:val="0"/>
          <w:color w:val="000000"/>
          <w:sz w:val="30"/>
          <w:szCs w:val="30"/>
        </w:rPr>
        <w:t xml:space="preserve"> </w:t>
      </w:r>
      <w:bookmarkStart w:id="66" w:name="_Hlk101380088"/>
      <w:bookmarkStart w:id="67" w:name="_Toc484871654"/>
      <w:bookmarkStart w:id="68" w:name="_Toc484872541"/>
      <w:bookmarkStart w:id="69" w:name="_Toc485325348"/>
      <w:bookmarkStart w:id="70" w:name="_Toc485586690"/>
      <w:bookmarkEnd w:id="57"/>
      <w:bookmarkEnd w:id="58"/>
      <w:bookmarkEnd w:id="59"/>
      <w:bookmarkEnd w:id="60"/>
      <w:bookmarkEnd w:id="61"/>
      <w:bookmarkEnd w:id="62"/>
      <w:bookmarkEnd w:id="63"/>
      <w:bookmarkEnd w:id="64"/>
      <w:r>
        <w:rPr>
          <w:rFonts w:ascii="Times New Roman" w:hAnsi="Times New Roman" w:hint="eastAsia"/>
          <w:b w:val="0"/>
          <w:color w:val="000000"/>
          <w:sz w:val="30"/>
          <w:szCs w:val="30"/>
        </w:rPr>
        <w:t>Apache</w:t>
      </w:r>
      <w:r>
        <w:rPr>
          <w:rFonts w:ascii="Times New Roman" w:hAnsi="Times New Roman"/>
          <w:b w:val="0"/>
          <w:color w:val="000000"/>
          <w:sz w:val="30"/>
          <w:szCs w:val="30"/>
        </w:rPr>
        <w:t xml:space="preserve"> </w:t>
      </w:r>
      <w:r>
        <w:rPr>
          <w:rFonts w:ascii="Times New Roman" w:hAnsi="Times New Roman" w:hint="eastAsia"/>
          <w:b w:val="0"/>
          <w:color w:val="000000"/>
          <w:sz w:val="30"/>
          <w:szCs w:val="30"/>
        </w:rPr>
        <w:t>Echarts</w:t>
      </w:r>
      <w:bookmarkEnd w:id="65"/>
      <w:bookmarkEnd w:id="66"/>
    </w:p>
    <w:p w14:paraId="185E27C7" w14:textId="77777777" w:rsidR="00E3550E" w:rsidRDefault="00E3550E" w:rsidP="00E3550E">
      <w:pPr>
        <w:spacing w:line="288" w:lineRule="auto"/>
        <w:ind w:firstLineChars="200" w:firstLine="480"/>
        <w:rPr>
          <w:sz w:val="24"/>
        </w:rPr>
      </w:pPr>
      <w:r w:rsidRPr="00A94AA8">
        <w:rPr>
          <w:sz w:val="24"/>
        </w:rPr>
        <w:t>Apache Echarts</w:t>
      </w:r>
      <w:r>
        <w:rPr>
          <w:rFonts w:hint="eastAsia"/>
          <w:sz w:val="24"/>
        </w:rPr>
        <w:t>是</w:t>
      </w:r>
      <w:r w:rsidRPr="00A94AA8">
        <w:rPr>
          <w:rFonts w:hint="eastAsia"/>
          <w:sz w:val="24"/>
        </w:rPr>
        <w:t>一个基于</w:t>
      </w:r>
      <w:r w:rsidRPr="00A94AA8">
        <w:rPr>
          <w:rFonts w:hint="eastAsia"/>
          <w:sz w:val="24"/>
        </w:rPr>
        <w:t xml:space="preserve"> JavaScript </w:t>
      </w:r>
      <w:r w:rsidRPr="00A94AA8">
        <w:rPr>
          <w:rFonts w:hint="eastAsia"/>
          <w:sz w:val="24"/>
        </w:rPr>
        <w:t>的开源可视化图表库</w:t>
      </w:r>
      <w:r>
        <w:rPr>
          <w:rFonts w:hint="eastAsia"/>
          <w:sz w:val="24"/>
        </w:rPr>
        <w:t>。</w:t>
      </w:r>
    </w:p>
    <w:p w14:paraId="6F28C239" w14:textId="77777777" w:rsidR="00E3550E" w:rsidRPr="00254B87" w:rsidRDefault="00E3550E" w:rsidP="00E3550E">
      <w:pPr>
        <w:spacing w:line="288" w:lineRule="auto"/>
        <w:ind w:firstLineChars="200" w:firstLine="480"/>
        <w:rPr>
          <w:sz w:val="24"/>
        </w:rPr>
      </w:pPr>
      <w:r w:rsidRPr="00254B87">
        <w:rPr>
          <w:rFonts w:hint="eastAsia"/>
          <w:sz w:val="24"/>
        </w:rPr>
        <w:t>ECharts</w:t>
      </w:r>
      <w:r w:rsidRPr="00254B87">
        <w:rPr>
          <w:rFonts w:hint="eastAsia"/>
          <w:sz w:val="24"/>
        </w:rPr>
        <w:t>，一个使用</w:t>
      </w:r>
      <w:r w:rsidRPr="00254B87">
        <w:rPr>
          <w:rFonts w:hint="eastAsia"/>
          <w:sz w:val="24"/>
        </w:rPr>
        <w:t xml:space="preserve"> JavaScript </w:t>
      </w:r>
      <w:r w:rsidRPr="00254B87">
        <w:rPr>
          <w:rFonts w:hint="eastAsia"/>
          <w:sz w:val="24"/>
        </w:rPr>
        <w:t>实现的开源可视化库，可以流畅的运行在</w:t>
      </w:r>
      <w:r w:rsidRPr="00254B87">
        <w:rPr>
          <w:rFonts w:hint="eastAsia"/>
          <w:sz w:val="24"/>
        </w:rPr>
        <w:t xml:space="preserve"> PC </w:t>
      </w:r>
      <w:r w:rsidRPr="00254B87">
        <w:rPr>
          <w:rFonts w:hint="eastAsia"/>
          <w:sz w:val="24"/>
        </w:rPr>
        <w:t>和移动设备上，兼容当前绝大部分浏览器（</w:t>
      </w:r>
      <w:r w:rsidRPr="00254B87">
        <w:rPr>
          <w:rFonts w:hint="eastAsia"/>
          <w:sz w:val="24"/>
        </w:rPr>
        <w:t>IE8/9/10/11</w:t>
      </w:r>
      <w:r w:rsidRPr="00254B87">
        <w:rPr>
          <w:rFonts w:hint="eastAsia"/>
          <w:sz w:val="24"/>
        </w:rPr>
        <w:t>，</w:t>
      </w:r>
      <w:r w:rsidRPr="00254B87">
        <w:rPr>
          <w:rFonts w:hint="eastAsia"/>
          <w:sz w:val="24"/>
        </w:rPr>
        <w:t>Chrome</w:t>
      </w:r>
      <w:r w:rsidRPr="00254B87">
        <w:rPr>
          <w:rFonts w:hint="eastAsia"/>
          <w:sz w:val="24"/>
        </w:rPr>
        <w:t>，</w:t>
      </w:r>
      <w:r w:rsidRPr="00254B87">
        <w:rPr>
          <w:rFonts w:hint="eastAsia"/>
          <w:sz w:val="24"/>
        </w:rPr>
        <w:t>Firefox</w:t>
      </w:r>
      <w:r w:rsidRPr="00254B87">
        <w:rPr>
          <w:rFonts w:hint="eastAsia"/>
          <w:sz w:val="24"/>
        </w:rPr>
        <w:t>，</w:t>
      </w:r>
      <w:r w:rsidRPr="00254B87">
        <w:rPr>
          <w:rFonts w:hint="eastAsia"/>
          <w:sz w:val="24"/>
        </w:rPr>
        <w:t>Safari</w:t>
      </w:r>
      <w:r w:rsidRPr="00254B87">
        <w:rPr>
          <w:rFonts w:hint="eastAsia"/>
          <w:sz w:val="24"/>
        </w:rPr>
        <w:t>等），底层依赖轻量级的矢量图形库</w:t>
      </w:r>
      <w:r w:rsidRPr="00254B87">
        <w:rPr>
          <w:rFonts w:hint="eastAsia"/>
          <w:sz w:val="24"/>
        </w:rPr>
        <w:t xml:space="preserve"> ZRender</w:t>
      </w:r>
      <w:r w:rsidRPr="00254B87">
        <w:rPr>
          <w:rFonts w:hint="eastAsia"/>
          <w:sz w:val="24"/>
        </w:rPr>
        <w:t>，提供直观，交互丰富，可高度个性化定制的数据可视化图表。</w:t>
      </w:r>
    </w:p>
    <w:p w14:paraId="09B0091C" w14:textId="77777777" w:rsidR="00E3550E" w:rsidRDefault="00E3550E" w:rsidP="00E3550E">
      <w:pPr>
        <w:spacing w:line="288" w:lineRule="auto"/>
        <w:ind w:firstLineChars="200" w:firstLine="480"/>
        <w:rPr>
          <w:sz w:val="24"/>
        </w:rPr>
      </w:pPr>
      <w:r w:rsidRPr="00254B87">
        <w:rPr>
          <w:rFonts w:hint="eastAsia"/>
          <w:sz w:val="24"/>
        </w:rPr>
        <w:t xml:space="preserve">ECharts </w:t>
      </w:r>
      <w:r w:rsidRPr="00254B87">
        <w:rPr>
          <w:rFonts w:hint="eastAsia"/>
          <w:sz w:val="24"/>
        </w:rPr>
        <w:t>提供了常规的折线图、柱状图、散点图、饼图、</w:t>
      </w:r>
      <w:r w:rsidRPr="00254B87">
        <w:rPr>
          <w:rFonts w:hint="eastAsia"/>
          <w:sz w:val="24"/>
        </w:rPr>
        <w:t>K</w:t>
      </w:r>
      <w:r w:rsidRPr="00254B87">
        <w:rPr>
          <w:rFonts w:hint="eastAsia"/>
          <w:sz w:val="24"/>
        </w:rPr>
        <w:t>线图，用于统计的</w:t>
      </w:r>
      <w:r w:rsidRPr="00254B87">
        <w:rPr>
          <w:rFonts w:hint="eastAsia"/>
          <w:sz w:val="24"/>
        </w:rPr>
        <w:lastRenderedPageBreak/>
        <w:t>盒形图，用于地理数据可视化的地图、热力图、线图，用于关系数据可视化的关系图、旭日图，多维数据可视化的平行坐标，还有用于</w:t>
      </w:r>
      <w:r w:rsidRPr="00254B87">
        <w:rPr>
          <w:rFonts w:hint="eastAsia"/>
          <w:sz w:val="24"/>
        </w:rPr>
        <w:t xml:space="preserve"> BI </w:t>
      </w:r>
      <w:r w:rsidRPr="00254B87">
        <w:rPr>
          <w:rFonts w:hint="eastAsia"/>
          <w:sz w:val="24"/>
        </w:rPr>
        <w:t>的漏斗图，仪表盘，并且支持图与图之间的混搭。</w:t>
      </w:r>
    </w:p>
    <w:p w14:paraId="415A2926" w14:textId="77777777" w:rsidR="00E3550E" w:rsidRDefault="00E3550E" w:rsidP="00E3550E">
      <w:pPr>
        <w:spacing w:line="288" w:lineRule="auto"/>
        <w:ind w:firstLineChars="200" w:firstLine="480"/>
        <w:rPr>
          <w:sz w:val="24"/>
        </w:rPr>
      </w:pPr>
      <w:r>
        <w:rPr>
          <w:rFonts w:hint="eastAsia"/>
          <w:sz w:val="24"/>
        </w:rPr>
        <w:t>Echarts</w:t>
      </w:r>
      <w:r>
        <w:rPr>
          <w:rFonts w:hint="eastAsia"/>
          <w:sz w:val="24"/>
        </w:rPr>
        <w:t>包含了许多特性：</w:t>
      </w:r>
    </w:p>
    <w:p w14:paraId="3AE97690" w14:textId="77777777" w:rsidR="00E3550E" w:rsidRDefault="00E3550E" w:rsidP="00E3550E">
      <w:pPr>
        <w:spacing w:line="288" w:lineRule="auto"/>
        <w:ind w:firstLineChars="200" w:firstLine="480"/>
        <w:rPr>
          <w:sz w:val="24"/>
        </w:rPr>
      </w:pPr>
      <w:r w:rsidRPr="00254B87">
        <w:rPr>
          <w:rFonts w:hint="eastAsia"/>
          <w:sz w:val="24"/>
        </w:rPr>
        <w:t>丰富的可视化类型</w:t>
      </w:r>
      <w:r w:rsidRPr="00254B87">
        <w:rPr>
          <w:rFonts w:hint="eastAsia"/>
          <w:sz w:val="24"/>
        </w:rPr>
        <w:t xml:space="preserve">: </w:t>
      </w:r>
      <w:r w:rsidRPr="00254B87">
        <w:rPr>
          <w:rFonts w:hint="eastAsia"/>
          <w:sz w:val="24"/>
        </w:rPr>
        <w:t>提供了常规的折线图、柱状图、散点图、饼图、</w:t>
      </w:r>
      <w:r w:rsidRPr="00254B87">
        <w:rPr>
          <w:rFonts w:hint="eastAsia"/>
          <w:sz w:val="24"/>
        </w:rPr>
        <w:t>K</w:t>
      </w:r>
      <w:r w:rsidRPr="00254B87">
        <w:rPr>
          <w:rFonts w:hint="eastAsia"/>
          <w:sz w:val="24"/>
        </w:rPr>
        <w:t>线图，用于统计的盒形图，用于地理数据可视化的地图、热力图、线图，用于关系数据可视化的关系图、</w:t>
      </w:r>
      <w:r w:rsidRPr="00254B87">
        <w:rPr>
          <w:rFonts w:hint="eastAsia"/>
          <w:sz w:val="24"/>
        </w:rPr>
        <w:t>treemap</w:t>
      </w:r>
      <w:r w:rsidRPr="00254B87">
        <w:rPr>
          <w:rFonts w:hint="eastAsia"/>
          <w:sz w:val="24"/>
        </w:rPr>
        <w:t>、旭日图，多维数据可视化的平行坐标，还有用于</w:t>
      </w:r>
      <w:r w:rsidRPr="00254B87">
        <w:rPr>
          <w:rFonts w:hint="eastAsia"/>
          <w:sz w:val="24"/>
        </w:rPr>
        <w:t xml:space="preserve"> BI </w:t>
      </w:r>
      <w:r w:rsidRPr="00254B87">
        <w:rPr>
          <w:rFonts w:hint="eastAsia"/>
          <w:sz w:val="24"/>
        </w:rPr>
        <w:t>的漏斗图，仪表盘，并且支持图与图之间的混搭。多种数据格式无需转换直接使用</w:t>
      </w:r>
      <w:r w:rsidRPr="00254B87">
        <w:rPr>
          <w:rFonts w:hint="eastAsia"/>
          <w:sz w:val="24"/>
        </w:rPr>
        <w:t xml:space="preserve">: </w:t>
      </w:r>
      <w:r w:rsidRPr="00254B87">
        <w:rPr>
          <w:rFonts w:hint="eastAsia"/>
          <w:sz w:val="24"/>
        </w:rPr>
        <w:t>内置的</w:t>
      </w:r>
      <w:r w:rsidRPr="00254B87">
        <w:rPr>
          <w:rFonts w:hint="eastAsia"/>
          <w:sz w:val="24"/>
        </w:rPr>
        <w:t xml:space="preserve"> dataset </w:t>
      </w:r>
      <w:r w:rsidRPr="00254B87">
        <w:rPr>
          <w:rFonts w:hint="eastAsia"/>
          <w:sz w:val="24"/>
        </w:rPr>
        <w:t>属性（</w:t>
      </w:r>
      <w:r w:rsidRPr="00254B87">
        <w:rPr>
          <w:rFonts w:hint="eastAsia"/>
          <w:sz w:val="24"/>
        </w:rPr>
        <w:t>4.0+</w:t>
      </w:r>
      <w:r w:rsidRPr="00254B87">
        <w:rPr>
          <w:rFonts w:hint="eastAsia"/>
          <w:sz w:val="24"/>
        </w:rPr>
        <w:t>）支持直接传入包括二维表，</w:t>
      </w:r>
      <w:r w:rsidRPr="00254B87">
        <w:rPr>
          <w:rFonts w:hint="eastAsia"/>
          <w:sz w:val="24"/>
        </w:rPr>
        <w:t xml:space="preserve">key-value </w:t>
      </w:r>
      <w:r w:rsidRPr="00254B87">
        <w:rPr>
          <w:rFonts w:hint="eastAsia"/>
          <w:sz w:val="24"/>
        </w:rPr>
        <w:t>等多种格式的数据源，此外还支持输入</w:t>
      </w:r>
      <w:r w:rsidRPr="00254B87">
        <w:rPr>
          <w:rFonts w:hint="eastAsia"/>
          <w:sz w:val="24"/>
        </w:rPr>
        <w:t xml:space="preserve"> TypedArray </w:t>
      </w:r>
      <w:r w:rsidRPr="00254B87">
        <w:rPr>
          <w:rFonts w:hint="eastAsia"/>
          <w:sz w:val="24"/>
        </w:rPr>
        <w:t>格式的数据。千万数据的前端展现</w:t>
      </w:r>
      <w:r w:rsidRPr="00254B87">
        <w:rPr>
          <w:rFonts w:hint="eastAsia"/>
          <w:sz w:val="24"/>
        </w:rPr>
        <w:t xml:space="preserve">: </w:t>
      </w:r>
      <w:r w:rsidRPr="00254B87">
        <w:rPr>
          <w:rFonts w:hint="eastAsia"/>
          <w:sz w:val="24"/>
        </w:rPr>
        <w:t>通过增量渲染技术（</w:t>
      </w:r>
      <w:r w:rsidRPr="00254B87">
        <w:rPr>
          <w:rFonts w:hint="eastAsia"/>
          <w:sz w:val="24"/>
        </w:rPr>
        <w:t>4.0+</w:t>
      </w:r>
      <w:r w:rsidRPr="00254B87">
        <w:rPr>
          <w:rFonts w:hint="eastAsia"/>
          <w:sz w:val="24"/>
        </w:rPr>
        <w:t>），配合各种细致的优化，</w:t>
      </w:r>
      <w:r w:rsidRPr="00254B87">
        <w:rPr>
          <w:rFonts w:hint="eastAsia"/>
          <w:sz w:val="24"/>
        </w:rPr>
        <w:t xml:space="preserve">ECharts </w:t>
      </w:r>
      <w:r w:rsidRPr="00254B87">
        <w:rPr>
          <w:rFonts w:hint="eastAsia"/>
          <w:sz w:val="24"/>
        </w:rPr>
        <w:t>能够展现千万级的数据量。移动端优化</w:t>
      </w:r>
      <w:r w:rsidRPr="00254B87">
        <w:rPr>
          <w:rFonts w:hint="eastAsia"/>
          <w:sz w:val="24"/>
        </w:rPr>
        <w:t xml:space="preserve">: </w:t>
      </w:r>
      <w:r w:rsidRPr="00254B87">
        <w:rPr>
          <w:rFonts w:hint="eastAsia"/>
          <w:sz w:val="24"/>
        </w:rPr>
        <w:t>针对移动端交互做了细致的优化，例如移动端小屏上适于用手指在坐标系中进行缩放、平移。</w:t>
      </w:r>
      <w:r w:rsidRPr="00254B87">
        <w:rPr>
          <w:rFonts w:hint="eastAsia"/>
          <w:sz w:val="24"/>
        </w:rPr>
        <w:t xml:space="preserve"> PC </w:t>
      </w:r>
      <w:r w:rsidRPr="00254B87">
        <w:rPr>
          <w:rFonts w:hint="eastAsia"/>
          <w:sz w:val="24"/>
        </w:rPr>
        <w:t>端也可以用鼠标在图中进行缩放（用鼠标滚轮）、平移等。多渲染方案，跨平台使用</w:t>
      </w:r>
      <w:r w:rsidRPr="00254B87">
        <w:rPr>
          <w:rFonts w:hint="eastAsia"/>
          <w:sz w:val="24"/>
        </w:rPr>
        <w:t xml:space="preserve">: </w:t>
      </w:r>
      <w:r w:rsidRPr="00254B87">
        <w:rPr>
          <w:rFonts w:hint="eastAsia"/>
          <w:sz w:val="24"/>
        </w:rPr>
        <w:t>支持以</w:t>
      </w:r>
      <w:r w:rsidRPr="00254B87">
        <w:rPr>
          <w:rFonts w:hint="eastAsia"/>
          <w:sz w:val="24"/>
        </w:rPr>
        <w:t xml:space="preserve"> Canvas</w:t>
      </w:r>
      <w:r w:rsidRPr="00254B87">
        <w:rPr>
          <w:rFonts w:hint="eastAsia"/>
          <w:sz w:val="24"/>
        </w:rPr>
        <w:t>、</w:t>
      </w:r>
      <w:r w:rsidRPr="00254B87">
        <w:rPr>
          <w:rFonts w:hint="eastAsia"/>
          <w:sz w:val="24"/>
        </w:rPr>
        <w:t>SVG</w:t>
      </w:r>
      <w:r w:rsidRPr="00254B87">
        <w:rPr>
          <w:rFonts w:hint="eastAsia"/>
          <w:sz w:val="24"/>
        </w:rPr>
        <w:t>（</w:t>
      </w:r>
      <w:r w:rsidRPr="00254B87">
        <w:rPr>
          <w:rFonts w:hint="eastAsia"/>
          <w:sz w:val="24"/>
        </w:rPr>
        <w:t>4.0+</w:t>
      </w:r>
      <w:r w:rsidRPr="00254B87">
        <w:rPr>
          <w:rFonts w:hint="eastAsia"/>
          <w:sz w:val="24"/>
        </w:rPr>
        <w:t>）、</w:t>
      </w:r>
      <w:r w:rsidRPr="00254B87">
        <w:rPr>
          <w:rFonts w:hint="eastAsia"/>
          <w:sz w:val="24"/>
        </w:rPr>
        <w:t xml:space="preserve">VML </w:t>
      </w:r>
      <w:r w:rsidRPr="00254B87">
        <w:rPr>
          <w:rFonts w:hint="eastAsia"/>
          <w:sz w:val="24"/>
        </w:rPr>
        <w:t>的形式渲染图表。深度的交互式数据探索</w:t>
      </w:r>
      <w:r w:rsidRPr="00254B87">
        <w:rPr>
          <w:rFonts w:hint="eastAsia"/>
          <w:sz w:val="24"/>
        </w:rPr>
        <w:t xml:space="preserve">: </w:t>
      </w:r>
      <w:r w:rsidRPr="00254B87">
        <w:rPr>
          <w:rFonts w:hint="eastAsia"/>
          <w:sz w:val="24"/>
        </w:rPr>
        <w:t>提供了</w:t>
      </w:r>
      <w:r w:rsidRPr="00254B87">
        <w:rPr>
          <w:rFonts w:hint="eastAsia"/>
          <w:sz w:val="24"/>
        </w:rPr>
        <w:t xml:space="preserve"> </w:t>
      </w:r>
      <w:r w:rsidRPr="00254B87">
        <w:rPr>
          <w:rFonts w:hint="eastAsia"/>
          <w:sz w:val="24"/>
        </w:rPr>
        <w:t>图例、视觉映射、数据区域缩放、</w:t>
      </w:r>
      <w:r w:rsidRPr="00254B87">
        <w:rPr>
          <w:rFonts w:hint="eastAsia"/>
          <w:sz w:val="24"/>
        </w:rPr>
        <w:t>tooltip</w:t>
      </w:r>
      <w:r w:rsidRPr="00254B87">
        <w:rPr>
          <w:rFonts w:hint="eastAsia"/>
          <w:sz w:val="24"/>
        </w:rPr>
        <w:t>、数据刷选等开箱即用的交互组件，可以对数据进行多维度数据筛取、视图缩放、展示细节等交互操作。多维数据的支持以及丰富的视觉编码手段</w:t>
      </w:r>
      <w:r w:rsidRPr="00254B87">
        <w:rPr>
          <w:rFonts w:hint="eastAsia"/>
          <w:sz w:val="24"/>
        </w:rPr>
        <w:t xml:space="preserve">: </w:t>
      </w:r>
      <w:r w:rsidRPr="00254B87">
        <w:rPr>
          <w:rFonts w:hint="eastAsia"/>
          <w:sz w:val="24"/>
        </w:rPr>
        <w:t>对于传统的散点图等，传入的数据也可以是多个维度的。动态数据</w:t>
      </w:r>
      <w:r w:rsidRPr="00254B87">
        <w:rPr>
          <w:rFonts w:hint="eastAsia"/>
          <w:sz w:val="24"/>
        </w:rPr>
        <w:t xml:space="preserve">: </w:t>
      </w:r>
      <w:r w:rsidRPr="00254B87">
        <w:rPr>
          <w:rFonts w:hint="eastAsia"/>
          <w:sz w:val="24"/>
        </w:rPr>
        <w:t>数据的改变驱动图表展现的改变。绚丽的特效</w:t>
      </w:r>
      <w:r w:rsidRPr="00254B87">
        <w:rPr>
          <w:rFonts w:hint="eastAsia"/>
          <w:sz w:val="24"/>
        </w:rPr>
        <w:t xml:space="preserve">: </w:t>
      </w:r>
      <w:r w:rsidRPr="00254B87">
        <w:rPr>
          <w:rFonts w:hint="eastAsia"/>
          <w:sz w:val="24"/>
        </w:rPr>
        <w:t>针对线数据，点数据等地理数据的可视化提供了吸引眼球的特效。通过</w:t>
      </w:r>
      <w:r w:rsidRPr="00254B87">
        <w:rPr>
          <w:rFonts w:hint="eastAsia"/>
          <w:sz w:val="24"/>
        </w:rPr>
        <w:t xml:space="preserve"> GL </w:t>
      </w:r>
      <w:r w:rsidRPr="00254B87">
        <w:rPr>
          <w:rFonts w:hint="eastAsia"/>
          <w:sz w:val="24"/>
        </w:rPr>
        <w:t>实现更多更强大绚丽的三维可视化</w:t>
      </w:r>
      <w:r w:rsidRPr="00254B87">
        <w:rPr>
          <w:rFonts w:hint="eastAsia"/>
          <w:sz w:val="24"/>
        </w:rPr>
        <w:t xml:space="preserve">: </w:t>
      </w:r>
      <w:r w:rsidRPr="00254B87">
        <w:rPr>
          <w:rFonts w:hint="eastAsia"/>
          <w:sz w:val="24"/>
        </w:rPr>
        <w:t>在</w:t>
      </w:r>
      <w:r w:rsidRPr="00254B87">
        <w:rPr>
          <w:rFonts w:hint="eastAsia"/>
          <w:sz w:val="24"/>
        </w:rPr>
        <w:t xml:space="preserve"> VR</w:t>
      </w:r>
      <w:r w:rsidRPr="00254B87">
        <w:rPr>
          <w:rFonts w:hint="eastAsia"/>
          <w:sz w:val="24"/>
        </w:rPr>
        <w:t>，大屏场景里实现三维的可视化效果。无障碍访问（</w:t>
      </w:r>
      <w:r w:rsidRPr="00254B87">
        <w:rPr>
          <w:rFonts w:hint="eastAsia"/>
          <w:sz w:val="24"/>
        </w:rPr>
        <w:t>4.0+</w:t>
      </w:r>
      <w:r w:rsidRPr="00254B87">
        <w:rPr>
          <w:rFonts w:hint="eastAsia"/>
          <w:sz w:val="24"/>
        </w:rPr>
        <w:t>）</w:t>
      </w:r>
      <w:r w:rsidRPr="00254B87">
        <w:rPr>
          <w:rFonts w:hint="eastAsia"/>
          <w:sz w:val="24"/>
        </w:rPr>
        <w:t xml:space="preserve">: </w:t>
      </w:r>
      <w:r w:rsidRPr="00254B87">
        <w:rPr>
          <w:rFonts w:hint="eastAsia"/>
          <w:sz w:val="24"/>
        </w:rPr>
        <w:t>支持自动根据图表配置项智能生成描述，使得盲人可以在朗读设备的帮助下了解图表内容，让图表可以被更多人群访问</w:t>
      </w:r>
      <w:r>
        <w:rPr>
          <w:rFonts w:hint="eastAsia"/>
          <w:sz w:val="24"/>
        </w:rPr>
        <w:t>。</w:t>
      </w:r>
    </w:p>
    <w:p w14:paraId="29765166" w14:textId="4A3710D4" w:rsidR="00E3550E" w:rsidRPr="00254B87" w:rsidRDefault="00E3550E" w:rsidP="00E3550E">
      <w:pPr>
        <w:spacing w:line="288" w:lineRule="auto"/>
        <w:ind w:firstLineChars="200" w:firstLine="480"/>
        <w:rPr>
          <w:sz w:val="24"/>
        </w:rPr>
      </w:pPr>
      <w:r w:rsidRPr="00254B87">
        <w:rPr>
          <w:rFonts w:hint="eastAsia"/>
          <w:sz w:val="24"/>
        </w:rPr>
        <w:t>2018</w:t>
      </w:r>
      <w:r w:rsidRPr="00254B87">
        <w:rPr>
          <w:rFonts w:hint="eastAsia"/>
          <w:sz w:val="24"/>
        </w:rPr>
        <w:t>年</w:t>
      </w:r>
      <w:r w:rsidRPr="00254B87">
        <w:rPr>
          <w:rFonts w:hint="eastAsia"/>
          <w:sz w:val="24"/>
        </w:rPr>
        <w:t>3</w:t>
      </w:r>
      <w:r w:rsidRPr="00254B87">
        <w:rPr>
          <w:rFonts w:hint="eastAsia"/>
          <w:sz w:val="24"/>
        </w:rPr>
        <w:t>月全球著名开源社区</w:t>
      </w:r>
      <w:r w:rsidRPr="00254B87">
        <w:rPr>
          <w:rFonts w:hint="eastAsia"/>
          <w:sz w:val="24"/>
        </w:rPr>
        <w:t>Apache</w:t>
      </w:r>
      <w:r w:rsidRPr="00254B87">
        <w:rPr>
          <w:rFonts w:hint="eastAsia"/>
          <w:sz w:val="24"/>
        </w:rPr>
        <w:t>宣布百度</w:t>
      </w:r>
      <w:r w:rsidRPr="00254B87">
        <w:rPr>
          <w:rFonts w:hint="eastAsia"/>
          <w:sz w:val="24"/>
        </w:rPr>
        <w:t>ECharts</w:t>
      </w:r>
      <w:r w:rsidRPr="00254B87">
        <w:rPr>
          <w:rFonts w:hint="eastAsia"/>
          <w:sz w:val="24"/>
        </w:rPr>
        <w:t>进入</w:t>
      </w:r>
      <w:r w:rsidRPr="00254B87">
        <w:rPr>
          <w:rFonts w:hint="eastAsia"/>
          <w:sz w:val="24"/>
        </w:rPr>
        <w:t>Apache</w:t>
      </w:r>
      <w:r w:rsidRPr="00254B87">
        <w:rPr>
          <w:rFonts w:hint="eastAsia"/>
          <w:sz w:val="24"/>
        </w:rPr>
        <w:t>孵化器。</w:t>
      </w:r>
      <w:r>
        <w:rPr>
          <w:rFonts w:hint="eastAsia"/>
          <w:b/>
          <w:color w:val="000000"/>
          <w:sz w:val="30"/>
          <w:szCs w:val="30"/>
        </w:rPr>
        <w:t>2.</w:t>
      </w:r>
      <w:r>
        <w:rPr>
          <w:b/>
          <w:color w:val="000000"/>
          <w:sz w:val="30"/>
          <w:szCs w:val="30"/>
        </w:rPr>
        <w:t>6</w:t>
      </w:r>
      <w:r>
        <w:rPr>
          <w:rFonts w:hint="eastAsia"/>
          <w:b/>
          <w:color w:val="000000"/>
          <w:sz w:val="30"/>
          <w:szCs w:val="30"/>
        </w:rPr>
        <w:t xml:space="preserve"> </w:t>
      </w:r>
      <w:bookmarkEnd w:id="67"/>
      <w:bookmarkEnd w:id="68"/>
      <w:bookmarkEnd w:id="69"/>
      <w:bookmarkEnd w:id="70"/>
      <w:r>
        <w:rPr>
          <w:rFonts w:hint="eastAsia"/>
          <w:b/>
          <w:color w:val="000000"/>
          <w:sz w:val="30"/>
          <w:szCs w:val="30"/>
        </w:rPr>
        <w:t>系统开发及运行环境</w:t>
      </w:r>
    </w:p>
    <w:p w14:paraId="3B1D7CCA" w14:textId="77777777" w:rsidR="00E3550E" w:rsidRDefault="00E3550E" w:rsidP="00E3550E">
      <w:pPr>
        <w:adjustRightInd w:val="0"/>
        <w:snapToGrid w:val="0"/>
        <w:spacing w:line="288" w:lineRule="auto"/>
        <w:ind w:firstLine="420"/>
        <w:rPr>
          <w:sz w:val="24"/>
        </w:rPr>
      </w:pPr>
      <w:r>
        <w:rPr>
          <w:sz w:val="24"/>
        </w:rPr>
        <w:t> </w:t>
      </w:r>
      <w:r>
        <w:rPr>
          <w:rFonts w:hint="eastAsia"/>
          <w:sz w:val="24"/>
        </w:rPr>
        <w:t>1</w:t>
      </w:r>
      <w:r>
        <w:rPr>
          <w:rFonts w:hint="eastAsia"/>
          <w:sz w:val="24"/>
        </w:rPr>
        <w:t>．系统开发环境及工具插件</w:t>
      </w:r>
    </w:p>
    <w:p w14:paraId="754916D7" w14:textId="77777777" w:rsidR="00E3550E" w:rsidRDefault="00E3550E" w:rsidP="00E3550E">
      <w:pPr>
        <w:adjustRightInd w:val="0"/>
        <w:snapToGrid w:val="0"/>
        <w:spacing w:line="288" w:lineRule="auto"/>
        <w:ind w:firstLineChars="275" w:firstLine="660"/>
        <w:rPr>
          <w:sz w:val="24"/>
        </w:rPr>
      </w:pPr>
      <w:r>
        <w:rPr>
          <w:sz w:val="24"/>
        </w:rPr>
        <w:t>（</w:t>
      </w:r>
      <w:r>
        <w:rPr>
          <w:sz w:val="24"/>
        </w:rPr>
        <w:t>1</w:t>
      </w:r>
      <w:r>
        <w:rPr>
          <w:sz w:val="24"/>
        </w:rPr>
        <w:t>）</w:t>
      </w:r>
      <w:r>
        <w:rPr>
          <w:rFonts w:hint="eastAsia"/>
          <w:sz w:val="24"/>
        </w:rPr>
        <w:t>开发平台：</w:t>
      </w:r>
      <w:r>
        <w:rPr>
          <w:rFonts w:hint="eastAsia"/>
          <w:sz w:val="24"/>
        </w:rPr>
        <w:t>Pycharm</w:t>
      </w:r>
      <w:r>
        <w:rPr>
          <w:sz w:val="24"/>
        </w:rPr>
        <w:t>2022.1</w:t>
      </w:r>
      <w:r>
        <w:rPr>
          <w:rFonts w:hint="eastAsia"/>
          <w:sz w:val="24"/>
        </w:rPr>
        <w:t>，</w:t>
      </w:r>
      <w:r>
        <w:rPr>
          <w:rFonts w:hint="eastAsia"/>
          <w:sz w:val="24"/>
        </w:rPr>
        <w:t>WebStorm</w:t>
      </w:r>
      <w:r>
        <w:rPr>
          <w:sz w:val="24"/>
        </w:rPr>
        <w:t>2022.1</w:t>
      </w:r>
    </w:p>
    <w:p w14:paraId="0FFE1E8F" w14:textId="77777777" w:rsidR="00E3550E" w:rsidRDefault="00E3550E" w:rsidP="00E3550E">
      <w:pPr>
        <w:adjustRightInd w:val="0"/>
        <w:snapToGrid w:val="0"/>
        <w:spacing w:line="288" w:lineRule="auto"/>
        <w:ind w:firstLineChars="275" w:firstLine="660"/>
        <w:rPr>
          <w:sz w:val="24"/>
        </w:rPr>
      </w:pPr>
      <w:r>
        <w:rPr>
          <w:sz w:val="24"/>
        </w:rPr>
        <w:t>（</w:t>
      </w:r>
      <w:r>
        <w:rPr>
          <w:rFonts w:hint="eastAsia"/>
          <w:sz w:val="24"/>
        </w:rPr>
        <w:t>2</w:t>
      </w:r>
      <w:r>
        <w:rPr>
          <w:sz w:val="24"/>
        </w:rPr>
        <w:t>）</w:t>
      </w:r>
      <w:r>
        <w:rPr>
          <w:rFonts w:hint="eastAsia"/>
          <w:sz w:val="24"/>
        </w:rPr>
        <w:t>开发语言：</w:t>
      </w:r>
      <w:r>
        <w:rPr>
          <w:rFonts w:hint="eastAsia"/>
          <w:sz w:val="24"/>
        </w:rPr>
        <w:t>Python</w:t>
      </w:r>
      <w:r>
        <w:rPr>
          <w:rFonts w:hint="eastAsia"/>
          <w:sz w:val="24"/>
        </w:rPr>
        <w:t>，</w:t>
      </w:r>
      <w:r>
        <w:rPr>
          <w:rFonts w:hint="eastAsia"/>
          <w:sz w:val="24"/>
        </w:rPr>
        <w:t>HTML</w:t>
      </w:r>
      <w:r>
        <w:rPr>
          <w:rFonts w:hint="eastAsia"/>
          <w:sz w:val="24"/>
        </w:rPr>
        <w:t>，</w:t>
      </w:r>
      <w:r>
        <w:rPr>
          <w:rFonts w:hint="eastAsia"/>
          <w:sz w:val="24"/>
        </w:rPr>
        <w:t>JS</w:t>
      </w:r>
    </w:p>
    <w:p w14:paraId="22E70F85" w14:textId="77777777" w:rsidR="00E3550E" w:rsidRDefault="00E3550E" w:rsidP="00E3550E">
      <w:pPr>
        <w:adjustRightInd w:val="0"/>
        <w:snapToGrid w:val="0"/>
        <w:spacing w:line="288" w:lineRule="auto"/>
        <w:ind w:firstLineChars="275" w:firstLine="660"/>
        <w:rPr>
          <w:sz w:val="24"/>
        </w:rPr>
      </w:pPr>
      <w:r>
        <w:rPr>
          <w:sz w:val="24"/>
        </w:rPr>
        <w:t>（</w:t>
      </w:r>
      <w:r>
        <w:rPr>
          <w:rFonts w:hint="eastAsia"/>
          <w:sz w:val="24"/>
        </w:rPr>
        <w:t>3</w:t>
      </w:r>
      <w:r>
        <w:rPr>
          <w:sz w:val="24"/>
        </w:rPr>
        <w:t>）开发框架</w:t>
      </w:r>
      <w:r>
        <w:rPr>
          <w:rFonts w:hint="eastAsia"/>
          <w:sz w:val="24"/>
        </w:rPr>
        <w:t>：</w:t>
      </w:r>
      <w:r>
        <w:rPr>
          <w:rFonts w:hint="eastAsia"/>
          <w:sz w:val="24"/>
        </w:rPr>
        <w:t>Django</w:t>
      </w:r>
      <w:r>
        <w:rPr>
          <w:rFonts w:hint="eastAsia"/>
          <w:sz w:val="24"/>
        </w:rPr>
        <w:t>，</w:t>
      </w:r>
      <w:r>
        <w:rPr>
          <w:sz w:val="24"/>
        </w:rPr>
        <w:t>Django REST framework</w:t>
      </w:r>
      <w:r>
        <w:rPr>
          <w:rFonts w:hint="eastAsia"/>
          <w:sz w:val="24"/>
        </w:rPr>
        <w:t>，</w:t>
      </w:r>
      <w:r>
        <w:rPr>
          <w:rFonts w:hint="eastAsia"/>
          <w:sz w:val="24"/>
        </w:rPr>
        <w:t>V</w:t>
      </w:r>
      <w:r>
        <w:rPr>
          <w:sz w:val="24"/>
        </w:rPr>
        <w:t>u</w:t>
      </w:r>
      <w:r>
        <w:rPr>
          <w:rFonts w:hint="eastAsia"/>
          <w:sz w:val="24"/>
        </w:rPr>
        <w:t>e</w:t>
      </w:r>
      <w:r>
        <w:rPr>
          <w:rFonts w:hint="eastAsia"/>
          <w:sz w:val="24"/>
        </w:rPr>
        <w:t>，</w:t>
      </w:r>
      <w:r>
        <w:rPr>
          <w:rFonts w:hint="eastAsia"/>
          <w:sz w:val="24"/>
        </w:rPr>
        <w:t>Element-UI</w:t>
      </w:r>
    </w:p>
    <w:p w14:paraId="154B244E" w14:textId="77777777" w:rsidR="00E3550E" w:rsidRDefault="00E3550E" w:rsidP="00E3550E">
      <w:pPr>
        <w:adjustRightInd w:val="0"/>
        <w:snapToGrid w:val="0"/>
        <w:spacing w:line="288" w:lineRule="auto"/>
        <w:ind w:firstLineChars="275" w:firstLine="660"/>
        <w:rPr>
          <w:sz w:val="24"/>
        </w:rPr>
      </w:pPr>
      <w:r>
        <w:rPr>
          <w:sz w:val="24"/>
        </w:rPr>
        <w:t>（</w:t>
      </w:r>
      <w:r>
        <w:rPr>
          <w:rFonts w:hint="eastAsia"/>
          <w:sz w:val="24"/>
        </w:rPr>
        <w:t>4</w:t>
      </w:r>
      <w:r>
        <w:rPr>
          <w:sz w:val="24"/>
        </w:rPr>
        <w:t>）</w:t>
      </w:r>
      <w:r>
        <w:rPr>
          <w:rFonts w:hint="eastAsia"/>
          <w:sz w:val="24"/>
        </w:rPr>
        <w:t>数据库：</w:t>
      </w:r>
      <w:r>
        <w:rPr>
          <w:sz w:val="24"/>
        </w:rPr>
        <w:t>M</w:t>
      </w:r>
      <w:r>
        <w:rPr>
          <w:rFonts w:hint="eastAsia"/>
          <w:sz w:val="24"/>
        </w:rPr>
        <w:t>y</w:t>
      </w:r>
      <w:r>
        <w:rPr>
          <w:sz w:val="24"/>
        </w:rPr>
        <w:t>SQL8.0.27</w:t>
      </w:r>
    </w:p>
    <w:p w14:paraId="7EBC86A5" w14:textId="77777777" w:rsidR="00E3550E" w:rsidRDefault="00E3550E" w:rsidP="00E3550E">
      <w:pPr>
        <w:adjustRightInd w:val="0"/>
        <w:snapToGrid w:val="0"/>
        <w:spacing w:line="288" w:lineRule="auto"/>
        <w:ind w:firstLineChars="275" w:firstLine="660"/>
        <w:rPr>
          <w:sz w:val="24"/>
        </w:rPr>
      </w:pPr>
      <w:r>
        <w:rPr>
          <w:sz w:val="24"/>
        </w:rPr>
        <w:t>（</w:t>
      </w:r>
      <w:r>
        <w:rPr>
          <w:sz w:val="24"/>
        </w:rPr>
        <w:t>5</w:t>
      </w:r>
      <w:r>
        <w:rPr>
          <w:sz w:val="24"/>
        </w:rPr>
        <w:t>）</w:t>
      </w:r>
      <w:r>
        <w:rPr>
          <w:rFonts w:hint="eastAsia"/>
          <w:sz w:val="24"/>
        </w:rPr>
        <w:t>其它工具：</w:t>
      </w:r>
      <w:r>
        <w:rPr>
          <w:rFonts w:hint="eastAsia"/>
          <w:sz w:val="24"/>
        </w:rPr>
        <w:t>Echarts</w:t>
      </w:r>
    </w:p>
    <w:p w14:paraId="21865EA1" w14:textId="77777777" w:rsidR="00E3550E" w:rsidRDefault="00E3550E" w:rsidP="00E3550E">
      <w:pPr>
        <w:adjustRightInd w:val="0"/>
        <w:snapToGrid w:val="0"/>
        <w:spacing w:line="288" w:lineRule="auto"/>
        <w:ind w:firstLine="420"/>
        <w:rPr>
          <w:sz w:val="24"/>
        </w:rPr>
      </w:pPr>
      <w:r>
        <w:rPr>
          <w:rFonts w:hint="eastAsia"/>
          <w:sz w:val="24"/>
        </w:rPr>
        <w:t>2</w:t>
      </w:r>
      <w:r>
        <w:rPr>
          <w:rFonts w:hint="eastAsia"/>
          <w:sz w:val="24"/>
        </w:rPr>
        <w:t>．系统运行环境及硬件设备</w:t>
      </w:r>
    </w:p>
    <w:p w14:paraId="3AE9158A" w14:textId="77777777" w:rsidR="00E3550E" w:rsidRDefault="00E3550E" w:rsidP="00E3550E">
      <w:pPr>
        <w:adjustRightInd w:val="0"/>
        <w:snapToGrid w:val="0"/>
        <w:spacing w:line="288" w:lineRule="auto"/>
        <w:ind w:firstLineChars="275" w:firstLine="660"/>
        <w:rPr>
          <w:sz w:val="24"/>
        </w:rPr>
      </w:pPr>
      <w:r>
        <w:rPr>
          <w:sz w:val="24"/>
        </w:rPr>
        <w:t>（</w:t>
      </w:r>
      <w:r>
        <w:rPr>
          <w:sz w:val="24"/>
        </w:rPr>
        <w:t>1</w:t>
      </w:r>
      <w:r>
        <w:rPr>
          <w:sz w:val="24"/>
        </w:rPr>
        <w:t>）</w:t>
      </w:r>
      <w:r>
        <w:rPr>
          <w:rFonts w:hint="eastAsia"/>
          <w:sz w:val="24"/>
        </w:rPr>
        <w:t>操作系统：</w:t>
      </w:r>
      <w:r>
        <w:rPr>
          <w:rFonts w:hint="eastAsia"/>
          <w:sz w:val="24"/>
        </w:rPr>
        <w:t>Windows1</w:t>
      </w:r>
      <w:r>
        <w:rPr>
          <w:sz w:val="24"/>
        </w:rPr>
        <w:t>1</w:t>
      </w:r>
      <w:r>
        <w:rPr>
          <w:rFonts w:hint="eastAsia"/>
          <w:sz w:val="24"/>
        </w:rPr>
        <w:t>专业版</w:t>
      </w:r>
    </w:p>
    <w:p w14:paraId="1AEC1AD0" w14:textId="77777777" w:rsidR="00E3550E" w:rsidRDefault="00E3550E" w:rsidP="00E3550E">
      <w:pPr>
        <w:adjustRightInd w:val="0"/>
        <w:snapToGrid w:val="0"/>
        <w:spacing w:line="288" w:lineRule="auto"/>
        <w:ind w:firstLineChars="275" w:firstLine="660"/>
        <w:rPr>
          <w:sz w:val="24"/>
        </w:rPr>
      </w:pPr>
      <w:r>
        <w:rPr>
          <w:sz w:val="24"/>
        </w:rPr>
        <w:t>（</w:t>
      </w:r>
      <w:r>
        <w:rPr>
          <w:sz w:val="24"/>
        </w:rPr>
        <w:t>2</w:t>
      </w:r>
      <w:r>
        <w:rPr>
          <w:sz w:val="24"/>
        </w:rPr>
        <w:t>）</w:t>
      </w:r>
      <w:r>
        <w:rPr>
          <w:rFonts w:hint="eastAsia"/>
          <w:sz w:val="24"/>
        </w:rPr>
        <w:t>文档编写工具：</w:t>
      </w:r>
      <w:r>
        <w:rPr>
          <w:rFonts w:hint="eastAsia"/>
          <w:sz w:val="24"/>
        </w:rPr>
        <w:t>Typora</w:t>
      </w:r>
      <w:r>
        <w:rPr>
          <w:rFonts w:hint="eastAsia"/>
          <w:sz w:val="24"/>
        </w:rPr>
        <w:t>，</w:t>
      </w:r>
      <w:r>
        <w:rPr>
          <w:rFonts w:hint="eastAsia"/>
          <w:sz w:val="24"/>
        </w:rPr>
        <w:t>Office</w:t>
      </w:r>
      <w:r>
        <w:rPr>
          <w:sz w:val="24"/>
        </w:rPr>
        <w:t>365</w:t>
      </w:r>
    </w:p>
    <w:p w14:paraId="6ECD6292" w14:textId="77777777" w:rsidR="00E3550E" w:rsidRDefault="00E3550E" w:rsidP="00E3550E">
      <w:pPr>
        <w:adjustRightInd w:val="0"/>
        <w:snapToGrid w:val="0"/>
        <w:spacing w:line="288" w:lineRule="auto"/>
        <w:ind w:firstLineChars="275" w:firstLine="660"/>
        <w:rPr>
          <w:sz w:val="24"/>
        </w:rPr>
      </w:pPr>
      <w:r>
        <w:rPr>
          <w:sz w:val="24"/>
        </w:rPr>
        <w:t>（</w:t>
      </w:r>
      <w:r>
        <w:rPr>
          <w:sz w:val="24"/>
        </w:rPr>
        <w:t>3</w:t>
      </w:r>
      <w:r>
        <w:rPr>
          <w:sz w:val="24"/>
        </w:rPr>
        <w:t>）</w:t>
      </w:r>
      <w:r>
        <w:rPr>
          <w:rFonts w:hint="eastAsia"/>
          <w:sz w:val="24"/>
        </w:rPr>
        <w:t>浏览器：</w:t>
      </w:r>
      <w:r>
        <w:rPr>
          <w:rFonts w:hint="eastAsia"/>
          <w:sz w:val="24"/>
        </w:rPr>
        <w:t>Google Chrome</w:t>
      </w:r>
    </w:p>
    <w:p w14:paraId="584B600B" w14:textId="77777777" w:rsidR="00E3550E" w:rsidRDefault="00E3550E" w:rsidP="00E3550E">
      <w:pPr>
        <w:adjustRightInd w:val="0"/>
        <w:snapToGrid w:val="0"/>
        <w:spacing w:line="288" w:lineRule="auto"/>
        <w:ind w:firstLineChars="275" w:firstLine="660"/>
        <w:rPr>
          <w:sz w:val="24"/>
        </w:rPr>
      </w:pPr>
      <w:r>
        <w:rPr>
          <w:sz w:val="24"/>
        </w:rPr>
        <w:t>（</w:t>
      </w:r>
      <w:r>
        <w:rPr>
          <w:sz w:val="24"/>
        </w:rPr>
        <w:t>4</w:t>
      </w:r>
      <w:r>
        <w:rPr>
          <w:sz w:val="24"/>
        </w:rPr>
        <w:t>）</w:t>
      </w:r>
      <w:r>
        <w:rPr>
          <w:rFonts w:hint="eastAsia"/>
          <w:sz w:val="24"/>
        </w:rPr>
        <w:t>处理器：</w:t>
      </w:r>
      <w:r w:rsidRPr="00342A1D">
        <w:rPr>
          <w:sz w:val="24"/>
        </w:rPr>
        <w:t>AMD Ryzen 7 5800H with Radeon Graphics</w:t>
      </w:r>
    </w:p>
    <w:p w14:paraId="5EB05A24" w14:textId="77777777" w:rsidR="00E3550E" w:rsidRDefault="00E3550E" w:rsidP="00E3550E">
      <w:pPr>
        <w:adjustRightInd w:val="0"/>
        <w:snapToGrid w:val="0"/>
        <w:spacing w:line="288" w:lineRule="auto"/>
        <w:ind w:firstLineChars="275" w:firstLine="660"/>
        <w:rPr>
          <w:sz w:val="24"/>
        </w:rPr>
      </w:pPr>
      <w:r>
        <w:rPr>
          <w:sz w:val="24"/>
        </w:rPr>
        <w:t>（</w:t>
      </w:r>
      <w:r>
        <w:rPr>
          <w:sz w:val="24"/>
        </w:rPr>
        <w:t>5</w:t>
      </w:r>
      <w:r>
        <w:rPr>
          <w:sz w:val="24"/>
        </w:rPr>
        <w:t>）</w:t>
      </w:r>
      <w:r>
        <w:rPr>
          <w:rFonts w:hint="eastAsia"/>
          <w:sz w:val="24"/>
        </w:rPr>
        <w:t>内存：</w:t>
      </w:r>
      <w:r w:rsidRPr="00342A1D">
        <w:rPr>
          <w:sz w:val="24"/>
        </w:rPr>
        <w:t>16.0 GB</w:t>
      </w:r>
      <w:r>
        <w:rPr>
          <w:sz w:val="24"/>
        </w:rPr>
        <w:t xml:space="preserve"> </w:t>
      </w:r>
      <w:r>
        <w:rPr>
          <w:rFonts w:hint="eastAsia"/>
          <w:sz w:val="24"/>
        </w:rPr>
        <w:t>DDR</w:t>
      </w:r>
      <w:r>
        <w:rPr>
          <w:sz w:val="24"/>
        </w:rPr>
        <w:t>4</w:t>
      </w:r>
    </w:p>
    <w:p w14:paraId="2E7EF03F" w14:textId="77777777" w:rsidR="00E3550E" w:rsidRDefault="00E3550E" w:rsidP="00E3550E">
      <w:pPr>
        <w:adjustRightInd w:val="0"/>
        <w:snapToGrid w:val="0"/>
        <w:spacing w:line="288" w:lineRule="auto"/>
        <w:ind w:firstLineChars="275" w:firstLine="660"/>
        <w:rPr>
          <w:sz w:val="24"/>
        </w:rPr>
      </w:pPr>
      <w:r>
        <w:rPr>
          <w:sz w:val="24"/>
        </w:rPr>
        <w:lastRenderedPageBreak/>
        <w:t>（</w:t>
      </w:r>
      <w:r>
        <w:rPr>
          <w:sz w:val="24"/>
        </w:rPr>
        <w:t>6</w:t>
      </w:r>
      <w:r>
        <w:rPr>
          <w:sz w:val="24"/>
        </w:rPr>
        <w:t>）硬盘</w:t>
      </w:r>
      <w:r>
        <w:rPr>
          <w:rFonts w:hint="eastAsia"/>
          <w:sz w:val="24"/>
        </w:rPr>
        <w:t>：</w:t>
      </w:r>
      <w:r>
        <w:rPr>
          <w:rFonts w:hint="eastAsia"/>
          <w:sz w:val="24"/>
        </w:rPr>
        <w:t>512G SSD</w:t>
      </w:r>
    </w:p>
    <w:p w14:paraId="56D35A35" w14:textId="3F3F0FC6" w:rsidR="00E3550E" w:rsidRDefault="00E3550E" w:rsidP="00E3550E">
      <w:pPr>
        <w:keepNext/>
        <w:keepLines/>
        <w:spacing w:beforeLines="100" w:before="312" w:afterLines="100" w:after="312" w:line="288" w:lineRule="auto"/>
        <w:outlineLvl w:val="1"/>
        <w:rPr>
          <w:rFonts w:eastAsia="黑体"/>
          <w:bCs/>
          <w:color w:val="000000"/>
          <w:kern w:val="0"/>
          <w:sz w:val="30"/>
          <w:szCs w:val="30"/>
        </w:rPr>
      </w:pPr>
      <w:bookmarkStart w:id="71" w:name="_Toc101728923"/>
      <w:r>
        <w:rPr>
          <w:rFonts w:eastAsia="黑体" w:hint="eastAsia"/>
          <w:bCs/>
          <w:color w:val="000000"/>
          <w:kern w:val="0"/>
          <w:sz w:val="30"/>
          <w:szCs w:val="30"/>
        </w:rPr>
        <w:t>2.</w:t>
      </w:r>
      <w:r>
        <w:rPr>
          <w:rFonts w:eastAsia="黑体"/>
          <w:bCs/>
          <w:color w:val="000000"/>
          <w:kern w:val="0"/>
          <w:sz w:val="30"/>
          <w:szCs w:val="30"/>
        </w:rPr>
        <w:t>7</w:t>
      </w:r>
      <w:r>
        <w:rPr>
          <w:rFonts w:eastAsia="黑体" w:hint="eastAsia"/>
          <w:bCs/>
          <w:color w:val="000000"/>
          <w:kern w:val="0"/>
          <w:sz w:val="30"/>
          <w:szCs w:val="30"/>
        </w:rPr>
        <w:t xml:space="preserve"> </w:t>
      </w:r>
      <w:r>
        <w:rPr>
          <w:rFonts w:eastAsia="黑体" w:hint="eastAsia"/>
          <w:bCs/>
          <w:color w:val="000000"/>
          <w:kern w:val="0"/>
          <w:sz w:val="30"/>
          <w:szCs w:val="30"/>
        </w:rPr>
        <w:t>本章小结</w:t>
      </w:r>
      <w:bookmarkEnd w:id="71"/>
    </w:p>
    <w:p w14:paraId="05387B60" w14:textId="77777777" w:rsidR="00E3550E" w:rsidRDefault="00E3550E" w:rsidP="00E3550E">
      <w:pPr>
        <w:adjustRightInd w:val="0"/>
        <w:snapToGrid w:val="0"/>
        <w:spacing w:line="288" w:lineRule="auto"/>
        <w:ind w:firstLineChars="200" w:firstLine="480"/>
        <w:rPr>
          <w:sz w:val="24"/>
        </w:rPr>
        <w:sectPr w:rsidR="00E3550E">
          <w:headerReference w:type="default" r:id="rId13"/>
          <w:pgSz w:w="11906" w:h="16838"/>
          <w:pgMar w:top="1701" w:right="1418" w:bottom="1418" w:left="1701" w:header="851" w:footer="851" w:gutter="284"/>
          <w:cols w:space="720"/>
          <w:docGrid w:type="linesAndChars" w:linePitch="312"/>
        </w:sectPr>
      </w:pPr>
      <w:r>
        <w:rPr>
          <w:rFonts w:hint="eastAsia"/>
          <w:sz w:val="24"/>
        </w:rPr>
        <w:t>本章主要介绍了网站开发工具和相关技术，开发语言为</w:t>
      </w:r>
      <w:r>
        <w:rPr>
          <w:rFonts w:hint="eastAsia"/>
          <w:sz w:val="24"/>
        </w:rPr>
        <w:t>Python</w:t>
      </w:r>
      <w:r>
        <w:rPr>
          <w:rFonts w:hint="eastAsia"/>
          <w:sz w:val="24"/>
        </w:rPr>
        <w:t>，开发工具主要为</w:t>
      </w:r>
      <w:r>
        <w:rPr>
          <w:rFonts w:hint="eastAsia"/>
          <w:sz w:val="24"/>
        </w:rPr>
        <w:t>Pycharm</w:t>
      </w:r>
      <w:r>
        <w:rPr>
          <w:rFonts w:hint="eastAsia"/>
          <w:sz w:val="24"/>
        </w:rPr>
        <w:t>和</w:t>
      </w:r>
      <w:r>
        <w:rPr>
          <w:rFonts w:hint="eastAsia"/>
          <w:sz w:val="24"/>
        </w:rPr>
        <w:t>WebStorm</w:t>
      </w:r>
      <w:r>
        <w:rPr>
          <w:rFonts w:hint="eastAsia"/>
          <w:sz w:val="24"/>
        </w:rPr>
        <w:t>，相关技术有</w:t>
      </w:r>
      <w:r>
        <w:rPr>
          <w:rFonts w:hint="eastAsia"/>
          <w:sz w:val="24"/>
        </w:rPr>
        <w:t>Django</w:t>
      </w:r>
      <w:r>
        <w:rPr>
          <w:rFonts w:hint="eastAsia"/>
          <w:sz w:val="24"/>
        </w:rPr>
        <w:t>，</w:t>
      </w:r>
      <w:r w:rsidRPr="00666E31">
        <w:rPr>
          <w:rFonts w:hint="eastAsia"/>
          <w:sz w:val="24"/>
        </w:rPr>
        <w:t>Django REST framework</w:t>
      </w:r>
      <w:r w:rsidRPr="00666E31">
        <w:rPr>
          <w:rFonts w:hint="eastAsia"/>
          <w:sz w:val="24"/>
        </w:rPr>
        <w:t>，</w:t>
      </w:r>
      <w:r w:rsidRPr="00666E31">
        <w:rPr>
          <w:rFonts w:hint="eastAsia"/>
          <w:sz w:val="24"/>
        </w:rPr>
        <w:t>Vue</w:t>
      </w:r>
      <w:r w:rsidRPr="00666E31">
        <w:rPr>
          <w:rFonts w:hint="eastAsia"/>
          <w:sz w:val="24"/>
        </w:rPr>
        <w:t>，</w:t>
      </w:r>
      <w:r w:rsidRPr="00666E31">
        <w:rPr>
          <w:rFonts w:hint="eastAsia"/>
          <w:sz w:val="24"/>
        </w:rPr>
        <w:t>Element-UI</w:t>
      </w:r>
      <w:r>
        <w:rPr>
          <w:rFonts w:hint="eastAsia"/>
          <w:sz w:val="24"/>
        </w:rPr>
        <w:t>，</w:t>
      </w:r>
      <w:r>
        <w:rPr>
          <w:rFonts w:hint="eastAsia"/>
          <w:sz w:val="24"/>
        </w:rPr>
        <w:t>Echarts</w:t>
      </w:r>
      <w:r>
        <w:rPr>
          <w:rFonts w:hint="eastAsia"/>
          <w:sz w:val="24"/>
        </w:rPr>
        <w:t>，</w:t>
      </w:r>
      <w:r>
        <w:rPr>
          <w:rFonts w:hint="eastAsia"/>
          <w:sz w:val="24"/>
        </w:rPr>
        <w:t>MySQL</w:t>
      </w:r>
      <w:r>
        <w:rPr>
          <w:rFonts w:hint="eastAsia"/>
          <w:sz w:val="24"/>
        </w:rPr>
        <w:t>数据库等。同时介绍了系统需要配置的软件环境和硬件环境等。</w:t>
      </w:r>
    </w:p>
    <w:p w14:paraId="62E1B65D" w14:textId="4873F846" w:rsidR="00E3550E" w:rsidRDefault="00E3550E" w:rsidP="00E3550E">
      <w:pPr>
        <w:pStyle w:val="1"/>
        <w:adjustRightInd w:val="0"/>
        <w:snapToGrid w:val="0"/>
        <w:spacing w:beforeLines="200" w:before="624" w:afterLines="200" w:after="624" w:line="288" w:lineRule="auto"/>
        <w:jc w:val="center"/>
        <w:rPr>
          <w:rFonts w:eastAsia="黑体"/>
          <w:b w:val="0"/>
          <w:color w:val="000000"/>
          <w:sz w:val="36"/>
          <w:szCs w:val="36"/>
        </w:rPr>
      </w:pPr>
      <w:bookmarkStart w:id="72" w:name="_Toc296107778"/>
      <w:bookmarkStart w:id="73" w:name="_Toc354064093"/>
      <w:bookmarkStart w:id="74" w:name="_Toc485586691"/>
      <w:bookmarkStart w:id="75" w:name="_Toc101728924"/>
      <w:r>
        <w:rPr>
          <w:rFonts w:eastAsia="黑体" w:hint="eastAsia"/>
          <w:b w:val="0"/>
          <w:color w:val="000000"/>
          <w:sz w:val="36"/>
          <w:szCs w:val="36"/>
        </w:rPr>
        <w:lastRenderedPageBreak/>
        <w:t>第</w:t>
      </w:r>
      <w:r>
        <w:rPr>
          <w:rFonts w:eastAsia="黑体"/>
          <w:b w:val="0"/>
          <w:color w:val="000000"/>
          <w:sz w:val="36"/>
          <w:szCs w:val="36"/>
        </w:rPr>
        <w:t>3</w:t>
      </w:r>
      <w:r>
        <w:rPr>
          <w:rFonts w:eastAsia="黑体" w:hint="eastAsia"/>
          <w:b w:val="0"/>
          <w:color w:val="000000"/>
          <w:sz w:val="36"/>
          <w:szCs w:val="36"/>
        </w:rPr>
        <w:t>章</w:t>
      </w:r>
      <w:r>
        <w:rPr>
          <w:rFonts w:eastAsia="黑体"/>
          <w:b w:val="0"/>
          <w:color w:val="000000"/>
          <w:sz w:val="36"/>
          <w:szCs w:val="36"/>
        </w:rPr>
        <w:t xml:space="preserve"> </w:t>
      </w:r>
      <w:bookmarkEnd w:id="72"/>
      <w:bookmarkEnd w:id="73"/>
      <w:r>
        <w:rPr>
          <w:rFonts w:eastAsia="黑体" w:hint="eastAsia"/>
          <w:b w:val="0"/>
          <w:color w:val="000000"/>
          <w:sz w:val="36"/>
          <w:szCs w:val="36"/>
        </w:rPr>
        <w:t>可行性研究及需求分析</w:t>
      </w:r>
      <w:bookmarkEnd w:id="74"/>
      <w:bookmarkEnd w:id="75"/>
    </w:p>
    <w:p w14:paraId="081DF93C" w14:textId="5A9B2DCC" w:rsidR="00E3550E" w:rsidRDefault="00E3550E" w:rsidP="00E3550E">
      <w:pPr>
        <w:pStyle w:val="2"/>
        <w:spacing w:beforeLines="100" w:before="312" w:afterLines="100" w:after="312" w:line="288" w:lineRule="auto"/>
        <w:rPr>
          <w:rFonts w:ascii="Times New Roman" w:hAnsi="Times New Roman"/>
          <w:b w:val="0"/>
          <w:color w:val="000000"/>
          <w:sz w:val="30"/>
          <w:szCs w:val="30"/>
        </w:rPr>
      </w:pPr>
      <w:bookmarkStart w:id="76" w:name="_Toc485586692"/>
      <w:bookmarkStart w:id="77" w:name="_Toc101728925"/>
      <w:r>
        <w:rPr>
          <w:rFonts w:ascii="Times New Roman" w:hAnsi="Times New Roman" w:hint="eastAsia"/>
          <w:b w:val="0"/>
          <w:color w:val="000000"/>
          <w:sz w:val="30"/>
          <w:szCs w:val="30"/>
        </w:rPr>
        <w:t xml:space="preserve">3.1 </w:t>
      </w:r>
      <w:r>
        <w:rPr>
          <w:rFonts w:ascii="Times New Roman" w:hAnsi="Times New Roman" w:hint="eastAsia"/>
          <w:b w:val="0"/>
          <w:color w:val="000000"/>
          <w:sz w:val="30"/>
          <w:szCs w:val="30"/>
        </w:rPr>
        <w:t>可行性研究</w:t>
      </w:r>
      <w:bookmarkEnd w:id="76"/>
      <w:bookmarkEnd w:id="77"/>
    </w:p>
    <w:p w14:paraId="00EF3869" w14:textId="77777777" w:rsidR="00E3550E" w:rsidRDefault="00E3550E" w:rsidP="00E3550E">
      <w:pPr>
        <w:pStyle w:val="22"/>
        <w:adjustRightInd w:val="0"/>
        <w:snapToGrid w:val="0"/>
        <w:spacing w:after="0" w:line="288" w:lineRule="auto"/>
        <w:ind w:leftChars="0" w:left="0" w:firstLineChars="200" w:firstLine="480"/>
      </w:pPr>
      <w:r>
        <w:rPr>
          <w:rFonts w:hint="eastAsia"/>
        </w:rPr>
        <w:t>可行性研究是在项目的决策阶段的最重要的工作。对系统可行性研究的过程既是多方面比对的过程，也是对相关的资料深入调查研究的过程。通过对系统可行性进行研究，可以在很大程度上对于项目的建设模式有整体性的了解，以便于对后续的工作进行安排。</w:t>
      </w:r>
    </w:p>
    <w:p w14:paraId="7453BDCD" w14:textId="77777777" w:rsidR="00E3550E" w:rsidRDefault="00E3550E" w:rsidP="00E3550E">
      <w:pPr>
        <w:spacing w:line="288" w:lineRule="auto"/>
        <w:ind w:firstLineChars="200" w:firstLine="480"/>
        <w:rPr>
          <w:sz w:val="24"/>
          <w:szCs w:val="22"/>
        </w:rPr>
      </w:pPr>
      <w:r>
        <w:rPr>
          <w:rFonts w:hint="eastAsia"/>
          <w:sz w:val="24"/>
          <w:szCs w:val="22"/>
        </w:rPr>
        <w:t>在对系统进行可行性研究时，为了保证系统后续开发实现的质量，在</w:t>
      </w:r>
      <w:r w:rsidRPr="00D86855">
        <w:rPr>
          <w:rFonts w:hint="eastAsia"/>
          <w:sz w:val="24"/>
          <w:szCs w:val="22"/>
        </w:rPr>
        <w:t>社会、安全、发绿、文化、环境、经济</w:t>
      </w:r>
      <w:r>
        <w:rPr>
          <w:rFonts w:hint="eastAsia"/>
          <w:sz w:val="24"/>
          <w:szCs w:val="22"/>
        </w:rPr>
        <w:t>等方面对系统的功能或开发方式等进行深入的可行性研究，以便规避开发风险，为系统后续的开发计划做必要的准备。可行性研究为后续建设项目投资决策和编制任务书等工作提供了重要的依据。</w:t>
      </w:r>
    </w:p>
    <w:p w14:paraId="4BA56160" w14:textId="4D6DA2C0" w:rsidR="00E3550E" w:rsidRDefault="00E3550E" w:rsidP="00E3550E">
      <w:pPr>
        <w:pStyle w:val="3"/>
        <w:tabs>
          <w:tab w:val="left" w:pos="0"/>
        </w:tabs>
        <w:spacing w:beforeLines="100" w:before="312" w:after="0" w:line="288" w:lineRule="auto"/>
        <w:rPr>
          <w:rFonts w:eastAsia="黑体"/>
          <w:b w:val="0"/>
          <w:color w:val="000000"/>
          <w:sz w:val="28"/>
          <w:szCs w:val="28"/>
        </w:rPr>
      </w:pPr>
      <w:bookmarkStart w:id="78" w:name="_Toc101728926"/>
      <w:r>
        <w:rPr>
          <w:rFonts w:eastAsia="黑体" w:hint="eastAsia"/>
          <w:b w:val="0"/>
          <w:color w:val="000000"/>
          <w:sz w:val="28"/>
          <w:szCs w:val="28"/>
        </w:rPr>
        <w:t>3</w:t>
      </w:r>
      <w:r>
        <w:rPr>
          <w:rFonts w:eastAsia="黑体"/>
          <w:b w:val="0"/>
          <w:color w:val="000000"/>
          <w:sz w:val="28"/>
          <w:szCs w:val="28"/>
        </w:rPr>
        <w:t>.</w:t>
      </w:r>
      <w:r>
        <w:rPr>
          <w:rFonts w:eastAsia="黑体" w:hint="eastAsia"/>
          <w:b w:val="0"/>
          <w:color w:val="000000"/>
          <w:sz w:val="28"/>
          <w:szCs w:val="28"/>
        </w:rPr>
        <w:t>1</w:t>
      </w:r>
      <w:r>
        <w:rPr>
          <w:rFonts w:eastAsia="黑体"/>
          <w:b w:val="0"/>
          <w:color w:val="000000"/>
          <w:sz w:val="28"/>
          <w:szCs w:val="28"/>
        </w:rPr>
        <w:t>.</w:t>
      </w:r>
      <w:r>
        <w:rPr>
          <w:rFonts w:eastAsia="黑体" w:hint="eastAsia"/>
          <w:b w:val="0"/>
          <w:color w:val="000000"/>
          <w:sz w:val="28"/>
          <w:szCs w:val="28"/>
        </w:rPr>
        <w:t>1</w:t>
      </w:r>
      <w:r>
        <w:rPr>
          <w:rFonts w:eastAsia="黑体"/>
          <w:b w:val="0"/>
          <w:color w:val="000000"/>
          <w:sz w:val="28"/>
          <w:szCs w:val="28"/>
        </w:rPr>
        <w:t xml:space="preserve"> </w:t>
      </w:r>
      <w:r>
        <w:rPr>
          <w:rFonts w:eastAsia="黑体" w:hint="eastAsia"/>
          <w:b w:val="0"/>
          <w:color w:val="000000"/>
          <w:sz w:val="28"/>
          <w:szCs w:val="28"/>
        </w:rPr>
        <w:t>社会可行性</w:t>
      </w:r>
      <w:bookmarkEnd w:id="78"/>
    </w:p>
    <w:p w14:paraId="229587A7" w14:textId="77777777" w:rsidR="00E3550E" w:rsidRDefault="00E3550E" w:rsidP="00E3550E">
      <w:pPr>
        <w:spacing w:line="288" w:lineRule="auto"/>
        <w:ind w:firstLineChars="200" w:firstLine="480"/>
        <w:rPr>
          <w:sz w:val="24"/>
          <w:szCs w:val="22"/>
        </w:rPr>
      </w:pPr>
      <w:r>
        <w:rPr>
          <w:rFonts w:hint="eastAsia"/>
          <w:sz w:val="24"/>
          <w:szCs w:val="22"/>
        </w:rPr>
        <w:t>对系统的社会可行性分析可以涉及项目对社会的影响，包括政治体制、方针政策、经济结构、法律道德、宗教民族、妇女儿童及社会稳定性等。智慧纪检平台的研发旨在解决“互联网</w:t>
      </w:r>
      <w:r>
        <w:rPr>
          <w:rFonts w:hint="eastAsia"/>
          <w:sz w:val="24"/>
          <w:szCs w:val="22"/>
        </w:rPr>
        <w:t>+</w:t>
      </w:r>
      <w:r>
        <w:rPr>
          <w:rFonts w:hint="eastAsia"/>
          <w:sz w:val="24"/>
          <w:szCs w:val="22"/>
        </w:rPr>
        <w:t>大数据”时代，传统纪检监督工作的形势与不足，计划通过研发模块、关联数据、完善流程为着力点和切入点，通过业务流程镶嵌信息系统提升纪检工作的规范化，通过</w:t>
      </w:r>
      <w:r w:rsidRPr="00FC1968">
        <w:rPr>
          <w:rFonts w:hint="eastAsia"/>
          <w:sz w:val="24"/>
          <w:szCs w:val="22"/>
        </w:rPr>
        <w:t>关联数据打破信息壁垒推动纪检工作高效化，通过研发模块监督权力运行推动纪检工作智能化</w:t>
      </w:r>
      <w:r>
        <w:rPr>
          <w:rFonts w:hint="eastAsia"/>
          <w:sz w:val="24"/>
          <w:szCs w:val="22"/>
        </w:rPr>
        <w:t>。对社会体制等并无影响，而且可以高效并且规范的完成企业的纪检工作，提升企业工作效率，规范化监督组织成员，对推动企业工作和社会稳定起到了积极向上的作用。</w:t>
      </w:r>
    </w:p>
    <w:p w14:paraId="5D81DB19" w14:textId="4051BC5B" w:rsidR="00E3550E" w:rsidRDefault="00E3550E" w:rsidP="00E3550E">
      <w:pPr>
        <w:pStyle w:val="3"/>
        <w:tabs>
          <w:tab w:val="left" w:pos="0"/>
        </w:tabs>
        <w:spacing w:beforeLines="100" w:before="312" w:after="0" w:line="288" w:lineRule="auto"/>
        <w:rPr>
          <w:rFonts w:eastAsia="黑体"/>
          <w:b w:val="0"/>
          <w:color w:val="000000"/>
          <w:sz w:val="28"/>
          <w:szCs w:val="28"/>
        </w:rPr>
      </w:pPr>
      <w:bookmarkStart w:id="79" w:name="_Toc101728927"/>
      <w:r>
        <w:rPr>
          <w:rFonts w:eastAsia="黑体" w:hint="eastAsia"/>
          <w:b w:val="0"/>
          <w:color w:val="000000"/>
          <w:sz w:val="28"/>
          <w:szCs w:val="28"/>
        </w:rPr>
        <w:t>3</w:t>
      </w:r>
      <w:r>
        <w:rPr>
          <w:rFonts w:eastAsia="黑体"/>
          <w:b w:val="0"/>
          <w:color w:val="000000"/>
          <w:sz w:val="28"/>
          <w:szCs w:val="28"/>
        </w:rPr>
        <w:t>.</w:t>
      </w:r>
      <w:r>
        <w:rPr>
          <w:rFonts w:eastAsia="黑体" w:hint="eastAsia"/>
          <w:b w:val="0"/>
          <w:color w:val="000000"/>
          <w:sz w:val="28"/>
          <w:szCs w:val="28"/>
        </w:rPr>
        <w:t>1</w:t>
      </w:r>
      <w:r>
        <w:rPr>
          <w:rFonts w:eastAsia="黑体"/>
          <w:b w:val="0"/>
          <w:color w:val="000000"/>
          <w:sz w:val="28"/>
          <w:szCs w:val="28"/>
        </w:rPr>
        <w:t xml:space="preserve">.2 </w:t>
      </w:r>
      <w:r>
        <w:rPr>
          <w:rFonts w:eastAsia="黑体" w:hint="eastAsia"/>
          <w:b w:val="0"/>
          <w:color w:val="000000"/>
          <w:sz w:val="28"/>
          <w:szCs w:val="28"/>
        </w:rPr>
        <w:t>安全可行性</w:t>
      </w:r>
      <w:bookmarkEnd w:id="79"/>
    </w:p>
    <w:p w14:paraId="59BF2838" w14:textId="77777777" w:rsidR="00E3550E" w:rsidRDefault="00E3550E" w:rsidP="00E3550E">
      <w:pPr>
        <w:spacing w:line="288" w:lineRule="auto"/>
        <w:ind w:firstLineChars="200" w:firstLine="480"/>
        <w:rPr>
          <w:sz w:val="24"/>
          <w:szCs w:val="22"/>
        </w:rPr>
      </w:pPr>
      <w:r>
        <w:rPr>
          <w:rFonts w:hint="eastAsia"/>
          <w:sz w:val="24"/>
          <w:szCs w:val="22"/>
        </w:rPr>
        <w:t>一个企业内部的纪检系统的系统安全性是一个非常重要的指标，随着爬虫和信息挖掘技术的不断发展，一个合格的企业项目应该把用户的信息放在首要的考虑位置。</w:t>
      </w:r>
    </w:p>
    <w:p w14:paraId="1576D9E4" w14:textId="77777777" w:rsidR="00E3550E" w:rsidRDefault="00E3550E" w:rsidP="00E3550E">
      <w:pPr>
        <w:spacing w:line="288" w:lineRule="auto"/>
        <w:ind w:firstLineChars="200" w:firstLine="480"/>
        <w:rPr>
          <w:sz w:val="24"/>
          <w:szCs w:val="22"/>
        </w:rPr>
      </w:pPr>
      <w:r>
        <w:rPr>
          <w:rFonts w:hint="eastAsia"/>
          <w:sz w:val="24"/>
          <w:szCs w:val="22"/>
        </w:rPr>
        <w:t>在设计系统的同时一定要全面的考虑到安全和权限等问题，不仅要采用合理的权限认证框架，对部分数据进行加密处理也是十分有必要的。智慧纪检平台在设计之初就将信息安全作为系统考量的一个重要的指标：每一步操作都要对用户的权限进行验证，对于密码等敏感数据采用加密处理，最大程度的保护用户的信息安全与隐私。</w:t>
      </w:r>
    </w:p>
    <w:p w14:paraId="0B91C8BD" w14:textId="77777777" w:rsidR="00E3550E" w:rsidRDefault="00E3550E" w:rsidP="00E3550E">
      <w:pPr>
        <w:spacing w:line="288" w:lineRule="auto"/>
        <w:ind w:firstLineChars="200" w:firstLine="480"/>
        <w:rPr>
          <w:sz w:val="24"/>
          <w:szCs w:val="22"/>
        </w:rPr>
      </w:pPr>
      <w:r>
        <w:rPr>
          <w:rFonts w:hint="eastAsia"/>
          <w:sz w:val="24"/>
          <w:szCs w:val="22"/>
        </w:rPr>
        <w:lastRenderedPageBreak/>
        <w:t>整个项目开发过程中使用的开发工具、框架、第三方扩展都使用官网提供的正版，所有用到的技术都采取查阅官方文档的形式进行学习和使用。完全符合安全标准。</w:t>
      </w:r>
    </w:p>
    <w:p w14:paraId="72CEA405" w14:textId="69F2451F" w:rsidR="00E3550E" w:rsidRDefault="00E3550E" w:rsidP="00E3550E">
      <w:pPr>
        <w:pStyle w:val="3"/>
        <w:tabs>
          <w:tab w:val="left" w:pos="0"/>
        </w:tabs>
        <w:spacing w:beforeLines="100" w:before="312" w:after="0" w:line="288" w:lineRule="auto"/>
        <w:rPr>
          <w:rFonts w:eastAsia="黑体"/>
          <w:b w:val="0"/>
          <w:color w:val="000000"/>
          <w:sz w:val="28"/>
          <w:szCs w:val="28"/>
        </w:rPr>
      </w:pPr>
      <w:bookmarkStart w:id="80" w:name="_Toc101728928"/>
      <w:r>
        <w:rPr>
          <w:rFonts w:eastAsia="黑体" w:hint="eastAsia"/>
          <w:b w:val="0"/>
          <w:color w:val="000000"/>
          <w:sz w:val="28"/>
          <w:szCs w:val="28"/>
        </w:rPr>
        <w:t>3</w:t>
      </w:r>
      <w:r>
        <w:rPr>
          <w:rFonts w:eastAsia="黑体"/>
          <w:b w:val="0"/>
          <w:color w:val="000000"/>
          <w:sz w:val="28"/>
          <w:szCs w:val="28"/>
        </w:rPr>
        <w:t>.</w:t>
      </w:r>
      <w:r>
        <w:rPr>
          <w:rFonts w:eastAsia="黑体" w:hint="eastAsia"/>
          <w:b w:val="0"/>
          <w:color w:val="000000"/>
          <w:sz w:val="28"/>
          <w:szCs w:val="28"/>
        </w:rPr>
        <w:t>1</w:t>
      </w:r>
      <w:r>
        <w:rPr>
          <w:rFonts w:eastAsia="黑体"/>
          <w:b w:val="0"/>
          <w:color w:val="000000"/>
          <w:sz w:val="28"/>
          <w:szCs w:val="28"/>
        </w:rPr>
        <w:t xml:space="preserve">.3 </w:t>
      </w:r>
      <w:r>
        <w:rPr>
          <w:rFonts w:eastAsia="黑体" w:hint="eastAsia"/>
          <w:b w:val="0"/>
          <w:color w:val="000000"/>
          <w:sz w:val="28"/>
          <w:szCs w:val="28"/>
        </w:rPr>
        <w:t>法律可行性</w:t>
      </w:r>
      <w:bookmarkEnd w:id="80"/>
    </w:p>
    <w:p w14:paraId="7C7737D8" w14:textId="77777777" w:rsidR="00E3550E" w:rsidRDefault="00E3550E" w:rsidP="00E3550E">
      <w:pPr>
        <w:spacing w:line="288" w:lineRule="auto"/>
        <w:ind w:firstLineChars="200" w:firstLine="480"/>
        <w:rPr>
          <w:sz w:val="24"/>
          <w:szCs w:val="22"/>
        </w:rPr>
      </w:pPr>
      <w:r>
        <w:rPr>
          <w:rFonts w:hint="eastAsia"/>
          <w:sz w:val="24"/>
          <w:szCs w:val="22"/>
        </w:rPr>
        <w:t>对于智慧纪检平台的开发工作，完全遵循法律守则。所有环节严格把控，决不允许出现“擦边球”或者违规情况。无论是系统开发使用到的</w:t>
      </w:r>
      <w:r>
        <w:rPr>
          <w:rFonts w:hint="eastAsia"/>
          <w:sz w:val="24"/>
          <w:szCs w:val="22"/>
        </w:rPr>
        <w:t>IDE</w:t>
      </w:r>
      <w:r>
        <w:rPr>
          <w:rFonts w:hint="eastAsia"/>
          <w:sz w:val="24"/>
          <w:szCs w:val="22"/>
        </w:rPr>
        <w:t>开发工具，还是第三方工具都严格查阅开源许可协议。</w:t>
      </w:r>
      <w:r>
        <w:rPr>
          <w:rFonts w:hint="eastAsia"/>
          <w:sz w:val="24"/>
          <w:szCs w:val="22"/>
        </w:rPr>
        <w:t>IDE</w:t>
      </w:r>
      <w:r>
        <w:rPr>
          <w:rFonts w:hint="eastAsia"/>
          <w:sz w:val="24"/>
          <w:szCs w:val="22"/>
        </w:rPr>
        <w:t>开发工具采用官网的直链下载，第三方工具会查看开源协议，确保不会出现法律层面的问题，不会出现法律纠纷。</w:t>
      </w:r>
    </w:p>
    <w:p w14:paraId="04A64632" w14:textId="77777777" w:rsidR="00E3550E" w:rsidRDefault="00E3550E" w:rsidP="00E3550E">
      <w:pPr>
        <w:spacing w:line="288" w:lineRule="auto"/>
        <w:ind w:firstLineChars="200" w:firstLine="480"/>
        <w:rPr>
          <w:sz w:val="24"/>
          <w:szCs w:val="22"/>
        </w:rPr>
      </w:pPr>
      <w:r>
        <w:rPr>
          <w:rFonts w:hint="eastAsia"/>
          <w:sz w:val="24"/>
          <w:szCs w:val="22"/>
        </w:rPr>
        <w:t>智慧纪检平台的开发务必做到安全、完善，系统做到权限认证覆盖接近</w:t>
      </w:r>
      <w:r>
        <w:rPr>
          <w:rFonts w:hint="eastAsia"/>
          <w:sz w:val="24"/>
          <w:szCs w:val="22"/>
        </w:rPr>
        <w:t>1</w:t>
      </w:r>
      <w:r>
        <w:rPr>
          <w:sz w:val="24"/>
          <w:szCs w:val="22"/>
        </w:rPr>
        <w:t>00</w:t>
      </w:r>
      <w:r>
        <w:rPr>
          <w:rFonts w:hint="eastAsia"/>
          <w:sz w:val="24"/>
          <w:szCs w:val="22"/>
        </w:rPr>
        <w:t>%</w:t>
      </w:r>
      <w:r>
        <w:rPr>
          <w:rFonts w:hint="eastAsia"/>
          <w:sz w:val="24"/>
          <w:szCs w:val="22"/>
        </w:rPr>
        <w:t>，不留任何安全陷阱和所谓的“后门”，从根源上杜绝可能产生的法律问题，外部人员无法通过任何手段获取到用户信息，打造一个安全、完善、有保障的安全系统环境。智慧纪检平台会确保满足发绿可行性的要求。</w:t>
      </w:r>
    </w:p>
    <w:p w14:paraId="79DF8EDA" w14:textId="1BFAC427" w:rsidR="00E3550E" w:rsidRDefault="00E3550E" w:rsidP="00E3550E">
      <w:pPr>
        <w:pStyle w:val="3"/>
        <w:tabs>
          <w:tab w:val="left" w:pos="0"/>
        </w:tabs>
        <w:spacing w:beforeLines="100" w:before="312" w:after="0" w:line="288" w:lineRule="auto"/>
        <w:rPr>
          <w:rFonts w:eastAsia="黑体"/>
          <w:b w:val="0"/>
          <w:color w:val="000000"/>
          <w:sz w:val="28"/>
          <w:szCs w:val="28"/>
        </w:rPr>
      </w:pPr>
      <w:bookmarkStart w:id="81" w:name="_Toc101728929"/>
      <w:r>
        <w:rPr>
          <w:rFonts w:eastAsia="黑体" w:hint="eastAsia"/>
          <w:b w:val="0"/>
          <w:color w:val="000000"/>
          <w:sz w:val="28"/>
          <w:szCs w:val="28"/>
        </w:rPr>
        <w:t>3</w:t>
      </w:r>
      <w:r>
        <w:rPr>
          <w:rFonts w:eastAsia="黑体"/>
          <w:b w:val="0"/>
          <w:color w:val="000000"/>
          <w:sz w:val="28"/>
          <w:szCs w:val="28"/>
        </w:rPr>
        <w:t>.</w:t>
      </w:r>
      <w:r>
        <w:rPr>
          <w:rFonts w:eastAsia="黑体" w:hint="eastAsia"/>
          <w:b w:val="0"/>
          <w:color w:val="000000"/>
          <w:sz w:val="28"/>
          <w:szCs w:val="28"/>
        </w:rPr>
        <w:t>1</w:t>
      </w:r>
      <w:r>
        <w:rPr>
          <w:rFonts w:eastAsia="黑体"/>
          <w:b w:val="0"/>
          <w:color w:val="000000"/>
          <w:sz w:val="28"/>
          <w:szCs w:val="28"/>
        </w:rPr>
        <w:t xml:space="preserve">.4 </w:t>
      </w:r>
      <w:r>
        <w:rPr>
          <w:rFonts w:eastAsia="黑体" w:hint="eastAsia"/>
          <w:b w:val="0"/>
          <w:color w:val="000000"/>
          <w:sz w:val="28"/>
          <w:szCs w:val="28"/>
        </w:rPr>
        <w:t>文化可行性</w:t>
      </w:r>
      <w:bookmarkEnd w:id="81"/>
    </w:p>
    <w:p w14:paraId="10784539" w14:textId="77777777" w:rsidR="00E3550E" w:rsidRDefault="00E3550E" w:rsidP="00E3550E">
      <w:pPr>
        <w:spacing w:line="288" w:lineRule="auto"/>
        <w:ind w:firstLineChars="200" w:firstLine="480"/>
        <w:rPr>
          <w:sz w:val="24"/>
          <w:szCs w:val="22"/>
        </w:rPr>
      </w:pPr>
      <w:r>
        <w:rPr>
          <w:rFonts w:hint="eastAsia"/>
          <w:sz w:val="24"/>
          <w:szCs w:val="22"/>
        </w:rPr>
        <w:t>在文化方面，智慧纪检平台遵循传统文化的特点，将界面设计的朴素并且简洁，确保用户直接可以上手使用。</w:t>
      </w:r>
      <w:r>
        <w:rPr>
          <w:rFonts w:hint="eastAsia"/>
          <w:sz w:val="24"/>
          <w:szCs w:val="22"/>
        </w:rPr>
        <w:t>UI</w:t>
      </w:r>
      <w:r>
        <w:rPr>
          <w:rFonts w:hint="eastAsia"/>
          <w:sz w:val="24"/>
          <w:szCs w:val="22"/>
        </w:rPr>
        <w:t>设计和界面文字完全符合社会主义核心价值观中对于文化的要求。界面设计采用白色为主调，搭配部分深色的设计理念，重要的按钮或者提示，都采用明亮的颜色标示出来，确保用户可以直接注意到。</w:t>
      </w:r>
    </w:p>
    <w:p w14:paraId="71045147" w14:textId="77777777" w:rsidR="00E3550E" w:rsidRDefault="00E3550E" w:rsidP="00E3550E">
      <w:pPr>
        <w:spacing w:line="288" w:lineRule="auto"/>
        <w:ind w:firstLineChars="200" w:firstLine="480"/>
        <w:rPr>
          <w:sz w:val="24"/>
          <w:szCs w:val="22"/>
        </w:rPr>
      </w:pPr>
      <w:r>
        <w:rPr>
          <w:rFonts w:hint="eastAsia"/>
          <w:sz w:val="24"/>
          <w:szCs w:val="22"/>
        </w:rPr>
        <w:t>智慧纪检平台确保系统中没有任何垃圾信息，例如广告和推销信息等等。界面设计和功能模块符合传统文化的特点，尽量贴合大众审美，每一处的设计都经过深思熟虑，措辞经过反复地推敲，确保整个系统符合传统文化的特点。</w:t>
      </w:r>
    </w:p>
    <w:p w14:paraId="4DAF0C20" w14:textId="5928A0B1" w:rsidR="00E3550E" w:rsidRDefault="00E3550E" w:rsidP="00E3550E">
      <w:pPr>
        <w:pStyle w:val="3"/>
        <w:tabs>
          <w:tab w:val="left" w:pos="0"/>
        </w:tabs>
        <w:spacing w:beforeLines="100" w:before="312" w:after="0" w:line="288" w:lineRule="auto"/>
        <w:rPr>
          <w:rFonts w:eastAsia="黑体"/>
          <w:b w:val="0"/>
          <w:color w:val="000000"/>
          <w:sz w:val="28"/>
          <w:szCs w:val="28"/>
        </w:rPr>
      </w:pPr>
      <w:bookmarkStart w:id="82" w:name="_Toc101728930"/>
      <w:r>
        <w:rPr>
          <w:rFonts w:eastAsia="黑体" w:hint="eastAsia"/>
          <w:b w:val="0"/>
          <w:color w:val="000000"/>
          <w:sz w:val="28"/>
          <w:szCs w:val="28"/>
        </w:rPr>
        <w:t>3</w:t>
      </w:r>
      <w:r>
        <w:rPr>
          <w:rFonts w:eastAsia="黑体"/>
          <w:b w:val="0"/>
          <w:color w:val="000000"/>
          <w:sz w:val="28"/>
          <w:szCs w:val="28"/>
        </w:rPr>
        <w:t>.</w:t>
      </w:r>
      <w:r>
        <w:rPr>
          <w:rFonts w:eastAsia="黑体" w:hint="eastAsia"/>
          <w:b w:val="0"/>
          <w:color w:val="000000"/>
          <w:sz w:val="28"/>
          <w:szCs w:val="28"/>
        </w:rPr>
        <w:t>1</w:t>
      </w:r>
      <w:r>
        <w:rPr>
          <w:rFonts w:eastAsia="黑体"/>
          <w:b w:val="0"/>
          <w:color w:val="000000"/>
          <w:sz w:val="28"/>
          <w:szCs w:val="28"/>
        </w:rPr>
        <w:t xml:space="preserve">.5 </w:t>
      </w:r>
      <w:r>
        <w:rPr>
          <w:rFonts w:eastAsia="黑体" w:hint="eastAsia"/>
          <w:b w:val="0"/>
          <w:color w:val="000000"/>
          <w:sz w:val="28"/>
          <w:szCs w:val="28"/>
        </w:rPr>
        <w:t>环境可行性</w:t>
      </w:r>
      <w:bookmarkEnd w:id="82"/>
    </w:p>
    <w:p w14:paraId="4F7100DD" w14:textId="77777777" w:rsidR="00E3550E" w:rsidRDefault="00E3550E" w:rsidP="00E3550E">
      <w:pPr>
        <w:spacing w:line="288" w:lineRule="auto"/>
        <w:ind w:firstLineChars="200" w:firstLine="480"/>
        <w:rPr>
          <w:sz w:val="24"/>
          <w:szCs w:val="22"/>
        </w:rPr>
      </w:pPr>
      <w:r>
        <w:rPr>
          <w:rFonts w:hint="eastAsia"/>
          <w:sz w:val="24"/>
          <w:szCs w:val="22"/>
        </w:rPr>
        <w:t>在现如今的大环境下，对于环境的保护话题越来越受到人们的重视。保护环境作为一个亘古不变的话题，我们要坚持可持续发展观，国家发展和环境保护同步进行。任何现代化的企业都必须要花费心思确保将对于环境的污染降低至最低。智慧纪检平台的系统开发不会对环境产生任何直接性的影响，完全满足对于环境可行性的评估。</w:t>
      </w:r>
    </w:p>
    <w:p w14:paraId="3D3B04F0" w14:textId="61BAEB45" w:rsidR="00E3550E" w:rsidRDefault="00E3550E" w:rsidP="00E3550E">
      <w:pPr>
        <w:pStyle w:val="3"/>
        <w:tabs>
          <w:tab w:val="left" w:pos="0"/>
        </w:tabs>
        <w:spacing w:beforeLines="100" w:before="312" w:after="0" w:line="288" w:lineRule="auto"/>
        <w:rPr>
          <w:rFonts w:eastAsia="黑体"/>
          <w:b w:val="0"/>
          <w:color w:val="000000"/>
          <w:sz w:val="28"/>
          <w:szCs w:val="28"/>
        </w:rPr>
      </w:pPr>
      <w:bookmarkStart w:id="83" w:name="_Toc101728931"/>
      <w:r>
        <w:rPr>
          <w:rFonts w:eastAsia="黑体" w:hint="eastAsia"/>
          <w:b w:val="0"/>
          <w:color w:val="000000"/>
          <w:sz w:val="28"/>
          <w:szCs w:val="28"/>
        </w:rPr>
        <w:t>3</w:t>
      </w:r>
      <w:r>
        <w:rPr>
          <w:rFonts w:eastAsia="黑体"/>
          <w:b w:val="0"/>
          <w:color w:val="000000"/>
          <w:sz w:val="28"/>
          <w:szCs w:val="28"/>
        </w:rPr>
        <w:t>.</w:t>
      </w:r>
      <w:r>
        <w:rPr>
          <w:rFonts w:eastAsia="黑体" w:hint="eastAsia"/>
          <w:b w:val="0"/>
          <w:color w:val="000000"/>
          <w:sz w:val="28"/>
          <w:szCs w:val="28"/>
        </w:rPr>
        <w:t>1</w:t>
      </w:r>
      <w:r>
        <w:rPr>
          <w:rFonts w:eastAsia="黑体"/>
          <w:b w:val="0"/>
          <w:color w:val="000000"/>
          <w:sz w:val="28"/>
          <w:szCs w:val="28"/>
        </w:rPr>
        <w:t xml:space="preserve">.6 </w:t>
      </w:r>
      <w:r>
        <w:rPr>
          <w:rFonts w:eastAsia="黑体" w:hint="eastAsia"/>
          <w:b w:val="0"/>
          <w:color w:val="000000"/>
          <w:sz w:val="28"/>
          <w:szCs w:val="28"/>
        </w:rPr>
        <w:t>经济可行性</w:t>
      </w:r>
      <w:bookmarkEnd w:id="83"/>
    </w:p>
    <w:p w14:paraId="1C393F2F" w14:textId="77777777" w:rsidR="00E3550E" w:rsidRDefault="00E3550E" w:rsidP="00E3550E">
      <w:pPr>
        <w:spacing w:line="288" w:lineRule="auto"/>
        <w:ind w:firstLineChars="200" w:firstLine="480"/>
        <w:rPr>
          <w:sz w:val="24"/>
          <w:szCs w:val="22"/>
        </w:rPr>
      </w:pPr>
      <w:r>
        <w:rPr>
          <w:rFonts w:hint="eastAsia"/>
          <w:sz w:val="24"/>
          <w:szCs w:val="22"/>
        </w:rPr>
        <w:t>对于一个系统的经济可行性的评估和深入分析，有利于最大程度的减少开发成本，合理规划资金的分配。</w:t>
      </w:r>
    </w:p>
    <w:p w14:paraId="5B39B94D" w14:textId="77777777" w:rsidR="00E3550E" w:rsidRDefault="00E3550E" w:rsidP="00E3550E">
      <w:pPr>
        <w:spacing w:line="288" w:lineRule="auto"/>
        <w:ind w:firstLineChars="200" w:firstLine="480"/>
        <w:rPr>
          <w:sz w:val="24"/>
          <w:szCs w:val="22"/>
        </w:rPr>
      </w:pPr>
      <w:r>
        <w:rPr>
          <w:rFonts w:hint="eastAsia"/>
          <w:sz w:val="24"/>
          <w:szCs w:val="22"/>
        </w:rPr>
        <w:t>对于智慧纪检平台的开发，预计采用基于开源框架</w:t>
      </w:r>
      <w:r>
        <w:rPr>
          <w:rFonts w:hint="eastAsia"/>
          <w:sz w:val="24"/>
          <w:szCs w:val="22"/>
        </w:rPr>
        <w:t>Django-Vue-Admin</w:t>
      </w:r>
      <w:r>
        <w:rPr>
          <w:rFonts w:hint="eastAsia"/>
          <w:sz w:val="24"/>
          <w:szCs w:val="22"/>
        </w:rPr>
        <w:t>框架进</w:t>
      </w:r>
      <w:r>
        <w:rPr>
          <w:rFonts w:hint="eastAsia"/>
          <w:sz w:val="24"/>
          <w:szCs w:val="22"/>
        </w:rPr>
        <w:lastRenderedPageBreak/>
        <w:t>行二次开发。通过开源框架可以极大的简化开发流程和节约成本。</w:t>
      </w:r>
      <w:r>
        <w:rPr>
          <w:rFonts w:hint="eastAsia"/>
          <w:sz w:val="24"/>
          <w:szCs w:val="22"/>
        </w:rPr>
        <w:t>IDE</w:t>
      </w:r>
      <w:r>
        <w:rPr>
          <w:rFonts w:hint="eastAsia"/>
          <w:sz w:val="24"/>
          <w:szCs w:val="22"/>
        </w:rPr>
        <w:t>采用教育版免费正版软件，密码加密和权限认证等功能采用集成第三方开源框架的方法来简化流程。主要支出为项目的数据库采用阿里云的云数据库，由于此项目为前后端分离的项目，原本的电脑已不足以再支持开发，所以更换了更好的笔记本电脑。</w:t>
      </w:r>
    </w:p>
    <w:p w14:paraId="5086A6E6" w14:textId="77777777" w:rsidR="00E3550E" w:rsidRDefault="00E3550E" w:rsidP="00E3550E">
      <w:pPr>
        <w:spacing w:line="288" w:lineRule="auto"/>
        <w:ind w:firstLineChars="200" w:firstLine="480"/>
        <w:rPr>
          <w:sz w:val="24"/>
          <w:szCs w:val="22"/>
        </w:rPr>
      </w:pPr>
      <w:r>
        <w:rPr>
          <w:rFonts w:hint="eastAsia"/>
          <w:sz w:val="24"/>
          <w:szCs w:val="22"/>
        </w:rPr>
        <w:t>总体来说，对系统各方面的可行性分析发现，系统开发可以符合社会、安全、发绿、文化、环境、经济等可行性，可以进行下一步工作，合理开发。</w:t>
      </w:r>
    </w:p>
    <w:p w14:paraId="58BD9CEB" w14:textId="01E02799" w:rsidR="00E3550E" w:rsidRDefault="00E3550E" w:rsidP="00E3550E">
      <w:pPr>
        <w:pStyle w:val="2"/>
        <w:spacing w:beforeLines="100" w:before="312" w:afterLines="100" w:after="312" w:line="288" w:lineRule="auto"/>
        <w:rPr>
          <w:rFonts w:ascii="Times New Roman" w:hAnsi="Times New Roman"/>
          <w:b w:val="0"/>
          <w:color w:val="000000"/>
          <w:sz w:val="30"/>
          <w:szCs w:val="30"/>
        </w:rPr>
      </w:pPr>
      <w:bookmarkStart w:id="84" w:name="_Toc296107780"/>
      <w:bookmarkStart w:id="85" w:name="_Toc354064095"/>
      <w:bookmarkStart w:id="86" w:name="_Toc389220765"/>
      <w:bookmarkStart w:id="87" w:name="_Toc485586693"/>
      <w:bookmarkStart w:id="88" w:name="_Toc101728932"/>
      <w:r>
        <w:rPr>
          <w:rFonts w:ascii="Times New Roman" w:hAnsi="Times New Roman"/>
          <w:b w:val="0"/>
          <w:color w:val="000000"/>
          <w:sz w:val="30"/>
          <w:szCs w:val="30"/>
        </w:rPr>
        <w:t xml:space="preserve">3.2 </w:t>
      </w:r>
      <w:r>
        <w:rPr>
          <w:rFonts w:ascii="Times New Roman" w:hAnsi="Times New Roman" w:hint="eastAsia"/>
          <w:b w:val="0"/>
          <w:color w:val="000000"/>
          <w:sz w:val="30"/>
          <w:szCs w:val="30"/>
        </w:rPr>
        <w:t>系统的需求分析</w:t>
      </w:r>
      <w:bookmarkEnd w:id="84"/>
      <w:bookmarkEnd w:id="85"/>
      <w:bookmarkEnd w:id="86"/>
      <w:bookmarkEnd w:id="87"/>
      <w:bookmarkEnd w:id="88"/>
    </w:p>
    <w:p w14:paraId="7D39DBA1" w14:textId="77777777" w:rsidR="00E3550E" w:rsidRPr="005B7740" w:rsidRDefault="00E3550E" w:rsidP="00E3550E">
      <w:pPr>
        <w:adjustRightInd w:val="0"/>
        <w:snapToGrid w:val="0"/>
        <w:spacing w:line="288" w:lineRule="auto"/>
        <w:ind w:firstLineChars="200" w:firstLine="480"/>
        <w:rPr>
          <w:sz w:val="24"/>
        </w:rPr>
      </w:pPr>
      <w:r w:rsidRPr="005B7740">
        <w:rPr>
          <w:rFonts w:hint="eastAsia"/>
          <w:sz w:val="24"/>
        </w:rPr>
        <w:t>在系统工程及软件工程中，需求分析指的是在创建一个新的或改变一个现存的系统或产品时，确定新系统的目的、范围、定义和功能时所要做的所有工作，其中包括考虑来自不同利益相关者的需求，确认是否冲突，在冲突的需求之间进行取舍，并针对软件需求及系统需求进行分析、记录、确认以及管理</w:t>
      </w:r>
      <w:r w:rsidRPr="005B7740">
        <w:rPr>
          <w:rFonts w:hint="eastAsia"/>
          <w:sz w:val="24"/>
        </w:rPr>
        <w:t>[</w:t>
      </w:r>
      <w:r>
        <w:rPr>
          <w:rFonts w:hint="eastAsia"/>
          <w:sz w:val="24"/>
        </w:rPr>
        <w:t>TODO</w:t>
      </w:r>
      <w:r w:rsidRPr="005B7740">
        <w:rPr>
          <w:rFonts w:hint="eastAsia"/>
          <w:sz w:val="24"/>
        </w:rPr>
        <w:t>]</w:t>
      </w:r>
      <w:r>
        <w:rPr>
          <w:rFonts w:hint="eastAsia"/>
          <w:sz w:val="24"/>
        </w:rPr>
        <w:t>（</w:t>
      </w:r>
      <w:r w:rsidRPr="005B7740">
        <w:rPr>
          <w:rFonts w:hint="eastAsia"/>
          <w:sz w:val="24"/>
        </w:rPr>
        <w:t>Kotonya, Gerald; Sommerville, Ian. Requirements Engineering: Processes and Techniques</w:t>
      </w:r>
      <w:r w:rsidRPr="005B7740">
        <w:rPr>
          <w:rFonts w:hint="eastAsia"/>
          <w:sz w:val="24"/>
        </w:rPr>
        <w:t>需要免费注册</w:t>
      </w:r>
      <w:r w:rsidRPr="005B7740">
        <w:rPr>
          <w:rFonts w:hint="eastAsia"/>
          <w:sz w:val="24"/>
        </w:rPr>
        <w:t>. Chichester, UK: John Wiley and Sons. 1998. ISBN 9780471972082.</w:t>
      </w:r>
      <w:r>
        <w:rPr>
          <w:rFonts w:hint="eastAsia"/>
          <w:sz w:val="24"/>
        </w:rPr>
        <w:t>）</w:t>
      </w:r>
      <w:r w:rsidRPr="005B7740">
        <w:rPr>
          <w:rFonts w:hint="eastAsia"/>
          <w:sz w:val="24"/>
        </w:rPr>
        <w:t>。</w:t>
      </w:r>
    </w:p>
    <w:p w14:paraId="2FAB9DC9" w14:textId="77777777" w:rsidR="00E3550E" w:rsidRPr="005B7740" w:rsidRDefault="00E3550E" w:rsidP="00E3550E">
      <w:pPr>
        <w:adjustRightInd w:val="0"/>
        <w:snapToGrid w:val="0"/>
        <w:spacing w:line="288" w:lineRule="auto"/>
        <w:ind w:firstLineChars="200" w:firstLine="480"/>
        <w:rPr>
          <w:sz w:val="24"/>
        </w:rPr>
      </w:pPr>
      <w:r w:rsidRPr="005B7740">
        <w:rPr>
          <w:rFonts w:hint="eastAsia"/>
          <w:sz w:val="24"/>
        </w:rPr>
        <w:t>需求分析是软件项目或系统项目中的关键过程，关系项目的成败</w:t>
      </w:r>
      <w:r w:rsidRPr="005B7740">
        <w:rPr>
          <w:rFonts w:hint="eastAsia"/>
          <w:sz w:val="24"/>
        </w:rPr>
        <w:t>[</w:t>
      </w:r>
      <w:r>
        <w:rPr>
          <w:sz w:val="24"/>
        </w:rPr>
        <w:t>TODO</w:t>
      </w:r>
      <w:r w:rsidRPr="005B7740">
        <w:rPr>
          <w:rFonts w:hint="eastAsia"/>
          <w:sz w:val="24"/>
        </w:rPr>
        <w:t>]</w:t>
      </w:r>
      <w:r>
        <w:rPr>
          <w:rFonts w:hint="eastAsia"/>
          <w:sz w:val="24"/>
        </w:rPr>
        <w:t>（</w:t>
      </w:r>
      <w:r w:rsidRPr="005B7740">
        <w:rPr>
          <w:rFonts w:hint="eastAsia"/>
          <w:sz w:val="24"/>
        </w:rPr>
        <w:t>Alain Abran; James W. Moore; Pierre Bourque; Robert Dupuis (</w:t>
      </w:r>
      <w:r w:rsidRPr="005B7740">
        <w:rPr>
          <w:rFonts w:hint="eastAsia"/>
          <w:sz w:val="24"/>
        </w:rPr>
        <w:t>编</w:t>
      </w:r>
      <w:r w:rsidRPr="005B7740">
        <w:rPr>
          <w:rFonts w:hint="eastAsia"/>
          <w:sz w:val="24"/>
        </w:rPr>
        <w:t>). Chapter 2: Software Requirements. Guide to the software engineering body of knowledge 2004. Los Alamitos, CA: IEEE Computer Society Press. March 2005 [2007-02-08]. ISBN 0-7695-2330-7. It is w</w:t>
      </w:r>
      <w:r w:rsidRPr="005B7740">
        <w:rPr>
          <w:sz w:val="24"/>
        </w:rPr>
        <w:t>idely acknowledged within the software industry that software engineering projects are critically vulnerable when these activities are performed poorly.</w:t>
      </w:r>
      <w:r>
        <w:rPr>
          <w:rFonts w:hint="eastAsia"/>
          <w:sz w:val="24"/>
        </w:rPr>
        <w:t>）</w:t>
      </w:r>
      <w:r w:rsidRPr="005B7740">
        <w:rPr>
          <w:rFonts w:hint="eastAsia"/>
          <w:sz w:val="24"/>
        </w:rPr>
        <w:t>。理想的需求要整理成文件、可以执行、可以量测、可以测试、可以追踪、和识别到的商业的需求或机会有关，而且要有系统设计的相关设计细节。</w:t>
      </w:r>
    </w:p>
    <w:p w14:paraId="65D0E9E1" w14:textId="0F12790B" w:rsidR="00E3550E" w:rsidRDefault="00E3550E" w:rsidP="00E3550E">
      <w:pPr>
        <w:pStyle w:val="3"/>
        <w:tabs>
          <w:tab w:val="left" w:pos="0"/>
        </w:tabs>
        <w:spacing w:beforeLines="100" w:before="312" w:after="0" w:line="288" w:lineRule="auto"/>
        <w:rPr>
          <w:rFonts w:eastAsia="黑体"/>
          <w:b w:val="0"/>
          <w:color w:val="000000"/>
          <w:sz w:val="28"/>
          <w:szCs w:val="28"/>
        </w:rPr>
      </w:pPr>
      <w:bookmarkStart w:id="89" w:name="_Toc101728933"/>
      <w:r>
        <w:rPr>
          <w:rFonts w:eastAsia="黑体" w:hint="eastAsia"/>
          <w:b w:val="0"/>
          <w:color w:val="000000"/>
          <w:sz w:val="28"/>
          <w:szCs w:val="28"/>
        </w:rPr>
        <w:t>3</w:t>
      </w:r>
      <w:r>
        <w:rPr>
          <w:rFonts w:eastAsia="黑体"/>
          <w:b w:val="0"/>
          <w:color w:val="000000"/>
          <w:sz w:val="28"/>
          <w:szCs w:val="28"/>
        </w:rPr>
        <w:t>.</w:t>
      </w:r>
      <w:r>
        <w:rPr>
          <w:rFonts w:eastAsia="黑体" w:hint="eastAsia"/>
          <w:b w:val="0"/>
          <w:color w:val="000000"/>
          <w:sz w:val="28"/>
          <w:szCs w:val="28"/>
        </w:rPr>
        <w:t>2</w:t>
      </w:r>
      <w:r>
        <w:rPr>
          <w:rFonts w:eastAsia="黑体"/>
          <w:b w:val="0"/>
          <w:color w:val="000000"/>
          <w:sz w:val="28"/>
          <w:szCs w:val="28"/>
        </w:rPr>
        <w:t>.</w:t>
      </w:r>
      <w:r>
        <w:rPr>
          <w:rFonts w:eastAsia="黑体" w:hint="eastAsia"/>
          <w:b w:val="0"/>
          <w:color w:val="000000"/>
          <w:sz w:val="28"/>
          <w:szCs w:val="28"/>
        </w:rPr>
        <w:t>1</w:t>
      </w:r>
      <w:r>
        <w:rPr>
          <w:rFonts w:eastAsia="黑体"/>
          <w:b w:val="0"/>
          <w:color w:val="000000"/>
          <w:sz w:val="28"/>
          <w:szCs w:val="28"/>
        </w:rPr>
        <w:t xml:space="preserve"> </w:t>
      </w:r>
      <w:r>
        <w:rPr>
          <w:rFonts w:eastAsia="黑体" w:hint="eastAsia"/>
          <w:b w:val="0"/>
          <w:color w:val="000000"/>
          <w:sz w:val="28"/>
          <w:szCs w:val="28"/>
        </w:rPr>
        <w:t>业务需求</w:t>
      </w:r>
      <w:bookmarkEnd w:id="89"/>
    </w:p>
    <w:p w14:paraId="1AA94FFB" w14:textId="77777777" w:rsidR="00E3550E" w:rsidRDefault="00E3550E" w:rsidP="00E3550E">
      <w:pPr>
        <w:spacing w:line="288" w:lineRule="auto"/>
        <w:ind w:firstLineChars="200" w:firstLine="480"/>
        <w:rPr>
          <w:sz w:val="24"/>
        </w:rPr>
      </w:pPr>
      <w:r>
        <w:rPr>
          <w:rFonts w:hint="eastAsia"/>
          <w:sz w:val="24"/>
        </w:rPr>
        <w:t>业务需求对于用户和市场来说是软件的更高级层的目标和要求。通过对于现有业务的进行评估，包括但不限于业务流程、业务组织建模、改进业务流程和领域建模等等方面，并且考虑到在未来的一段时间内可能需要对业务进行维护，甚至于扩展，需要对于业务需求有一个很好的分析与总结。总的来说就是站在业务逻辑的角度对项目成功的预期效果进行完整、详细的分析与总结。在确定业务需求之前，还应在与各类与相关人员在业务需求分析山达成一致的共识，业务需求相对于整个系统来说无异于基石的作用，其他的需求都必须与之相对应。</w:t>
      </w:r>
    </w:p>
    <w:p w14:paraId="6C6E1198" w14:textId="77777777" w:rsidR="00E3550E" w:rsidRDefault="00E3550E" w:rsidP="00E3550E">
      <w:pPr>
        <w:spacing w:line="288" w:lineRule="auto"/>
        <w:ind w:firstLineChars="200" w:firstLine="480"/>
        <w:rPr>
          <w:sz w:val="24"/>
        </w:rPr>
      </w:pPr>
      <w:r>
        <w:rPr>
          <w:rFonts w:hint="eastAsia"/>
          <w:sz w:val="24"/>
        </w:rPr>
        <w:t>对于系统的业务背景，</w:t>
      </w:r>
      <w:r w:rsidRPr="0060549A">
        <w:rPr>
          <w:rFonts w:hint="eastAsia"/>
          <w:sz w:val="24"/>
        </w:rPr>
        <w:t>随着“互联网</w:t>
      </w:r>
      <w:r w:rsidRPr="0060549A">
        <w:rPr>
          <w:rFonts w:hint="eastAsia"/>
          <w:sz w:val="24"/>
        </w:rPr>
        <w:t>+</w:t>
      </w:r>
      <w:r w:rsidRPr="0060549A">
        <w:rPr>
          <w:rFonts w:hint="eastAsia"/>
          <w:sz w:val="24"/>
        </w:rPr>
        <w:t>大数据”深入发展，面对纪检监督工作的形势与不足，计划以研发模块、关联数据、完善流程为着力点和切入点，通过业务流程镶嵌信息系统提升纪检工作规范化，通过关联数据打破信息壁垒推动纪检工作高效化，通过研发模块监督权力运行推动纪检工作智能化。</w:t>
      </w:r>
    </w:p>
    <w:p w14:paraId="55A5E403" w14:textId="77777777" w:rsidR="00E3550E" w:rsidRDefault="00E3550E" w:rsidP="00E3550E">
      <w:pPr>
        <w:spacing w:line="288" w:lineRule="auto"/>
        <w:ind w:firstLineChars="200" w:firstLine="480"/>
        <w:rPr>
          <w:sz w:val="24"/>
        </w:rPr>
      </w:pPr>
      <w:r>
        <w:rPr>
          <w:rFonts w:hint="eastAsia"/>
          <w:sz w:val="24"/>
        </w:rPr>
        <w:lastRenderedPageBreak/>
        <w:t>传统的纪检工作，主要由人工参与进行监督和管理。这样的纪检方式，对于一些小型的企业来说确实是足够了。但是对于一些较为大型或者人员众多的企业或组织来说，传统的纪检方式就相对显得捉襟见肘了。无论是通知的下发还是后续的回执都有着诸多不便。首先对于企业，纪检管理人员就是一笔不小的负担，人数越多，需要的纪检工作人员就会相对的增加，这样会对企业的纪检成本造成不小的负担，而且通知的效率也将无法被保证，传统的纪检工作无论是以邮件通知的方式、钉钉群的方式或者微信区的方式都无法保证所有人及时的收到消息，难免会存在有人忘记看消息，或者说消息众多，通知被“顶掉”的现象。最后所有员工的回执也是非常难处理的一点，没有一个统一的提交方式，最终很容易造成文件丢失甚至于整个纪检工作的进度被打乱。</w:t>
      </w:r>
    </w:p>
    <w:p w14:paraId="5829213A" w14:textId="77777777" w:rsidR="00E3550E" w:rsidRDefault="00E3550E" w:rsidP="00E3550E">
      <w:pPr>
        <w:spacing w:line="288" w:lineRule="auto"/>
        <w:ind w:firstLineChars="200" w:firstLine="480"/>
        <w:rPr>
          <w:sz w:val="24"/>
        </w:rPr>
      </w:pPr>
      <w:r>
        <w:rPr>
          <w:rFonts w:hint="eastAsia"/>
          <w:sz w:val="24"/>
        </w:rPr>
        <w:t>智慧纪检平台为企业的纪检工作提供了一个一站式的解决方案。整个智慧纪检平台的设计遵循</w:t>
      </w:r>
      <w:r w:rsidRPr="008C254B">
        <w:rPr>
          <w:rFonts w:hint="eastAsia"/>
          <w:sz w:val="24"/>
        </w:rPr>
        <w:t>解放思维、聚智聚力，加大人工智能手段及数据治理能力在纪检监督工作领域的创新运用，</w:t>
      </w:r>
      <w:r>
        <w:rPr>
          <w:rFonts w:hint="eastAsia"/>
          <w:sz w:val="24"/>
        </w:rPr>
        <w:t>主要赋予了智慧纪检平台三个突出的功能：</w:t>
      </w:r>
      <w:r w:rsidRPr="008C254B">
        <w:rPr>
          <w:rFonts w:hint="eastAsia"/>
          <w:sz w:val="24"/>
        </w:rPr>
        <w:t>“智慧筛查”</w:t>
      </w:r>
      <w:r>
        <w:rPr>
          <w:rFonts w:hint="eastAsia"/>
          <w:sz w:val="24"/>
        </w:rPr>
        <w:t>：</w:t>
      </w:r>
      <w:r w:rsidRPr="008C254B">
        <w:rPr>
          <w:rFonts w:hint="eastAsia"/>
          <w:sz w:val="24"/>
        </w:rPr>
        <w:t>利用纪检系统数据库信息进行碰撞和比对分析，察觉可疑情境和潜在问题，落实重点领域、重要岗位的严排查，提供问题异常的预防性风险提示。“智慧诊断”</w:t>
      </w:r>
      <w:r>
        <w:rPr>
          <w:rFonts w:hint="eastAsia"/>
          <w:sz w:val="24"/>
        </w:rPr>
        <w:t>：</w:t>
      </w:r>
      <w:r w:rsidRPr="008C254B">
        <w:rPr>
          <w:rFonts w:hint="eastAsia"/>
          <w:sz w:val="24"/>
        </w:rPr>
        <w:t>利用基础数据构建相应的算法模型，推导出纪检监督数据背后的内在规律、相互关联和发展趋势，智慧诊断出问题线索的“病灶”，并做出必要的智能预判。“智慧决策”</w:t>
      </w:r>
      <w:r>
        <w:rPr>
          <w:rFonts w:hint="eastAsia"/>
          <w:sz w:val="24"/>
        </w:rPr>
        <w:t>：</w:t>
      </w:r>
      <w:r w:rsidRPr="008C254B">
        <w:rPr>
          <w:rFonts w:hint="eastAsia"/>
          <w:sz w:val="24"/>
        </w:rPr>
        <w:t>通过比对历史数据与模型分析，根据“智慧诊断”的信息，辅助人工决策做出科学严谨的“智慧决策”，为党风廉政建设和反腐败工作提供高效合理的判断依据。</w:t>
      </w:r>
    </w:p>
    <w:p w14:paraId="3CEC9B9E" w14:textId="77777777" w:rsidR="00E3550E" w:rsidRDefault="00E3550E" w:rsidP="00E3550E">
      <w:pPr>
        <w:spacing w:line="288" w:lineRule="auto"/>
        <w:ind w:firstLineChars="200" w:firstLine="480"/>
        <w:rPr>
          <w:sz w:val="24"/>
        </w:rPr>
      </w:pPr>
      <w:r>
        <w:rPr>
          <w:rFonts w:hint="eastAsia"/>
          <w:sz w:val="24"/>
        </w:rPr>
        <w:t>根据和实际人员的沟通发现了公司已经具备了一些优势条件：</w:t>
      </w:r>
      <w:r w:rsidRPr="00C431F6">
        <w:rPr>
          <w:rFonts w:hint="eastAsia"/>
          <w:sz w:val="24"/>
        </w:rPr>
        <w:t>一是公司在智能油田的建设中积累了大量有益经验。公司的数字化、智能化建设实现了油田生产经营管理的扁平化、精益化，并且形成了可借鉴、可复制、可推广的成熟经验，为构建智慧纪检工作平台提供了智能思维及技术支撑。二是公司纪检监督工作基础比较扎实。一直以来，公司纪委坚持以稳中求进提升纪检监督工作质量，建立了《落实上级情况清单》清单、《监察对象信息数据库》《与油田发生业务往来重要企业人员数据库》和《领导人员廉政档案》等资料，为构建智慧纪检工作平台提供了抓手。</w:t>
      </w:r>
    </w:p>
    <w:p w14:paraId="5C1AC54D" w14:textId="77777777" w:rsidR="00E3550E" w:rsidRDefault="00E3550E" w:rsidP="00E3550E">
      <w:pPr>
        <w:spacing w:line="288" w:lineRule="auto"/>
        <w:ind w:firstLineChars="200" w:firstLine="480"/>
        <w:rPr>
          <w:sz w:val="24"/>
        </w:rPr>
      </w:pPr>
      <w:r>
        <w:rPr>
          <w:rFonts w:hint="eastAsia"/>
          <w:sz w:val="24"/>
        </w:rPr>
        <w:t>业务需求预计主要研发五个模块：</w:t>
      </w:r>
      <w:r w:rsidRPr="008E3C27">
        <w:rPr>
          <w:rFonts w:hint="eastAsia"/>
          <w:sz w:val="24"/>
        </w:rPr>
        <w:t>1.</w:t>
      </w:r>
      <w:r w:rsidRPr="008E3C27">
        <w:rPr>
          <w:rFonts w:hint="eastAsia"/>
          <w:sz w:val="24"/>
        </w:rPr>
        <w:t>党风廉政建设工作模块。以《领导干部履行党风廉政建设责任工作手册》为基础，将领导干部履行党风廉政责任规定点项和行动计划以电子化的方式在模块中呈现，利用信息技术手段实现进度提醒、记录查询、检查考核等功能，保证领导干部履行党风廉政建设责任工作不落项、内容有记载、责任可追溯。</w:t>
      </w:r>
      <w:r w:rsidRPr="008E3C27">
        <w:rPr>
          <w:rFonts w:hint="eastAsia"/>
          <w:sz w:val="24"/>
        </w:rPr>
        <w:t>2.</w:t>
      </w:r>
      <w:r w:rsidRPr="008E3C27">
        <w:rPr>
          <w:rFonts w:hint="eastAsia"/>
          <w:sz w:val="24"/>
        </w:rPr>
        <w:t>党委巡察工作模块。梳理《油田党委巡察工作任务清单》，建立巡察方式及对应资料数据库，利用信息技术展示各数据库内资料是否齐全或哪项资料缺失，为开展自查、迎接巡察等提供保证。同时完善问题整改、“回头看”等工作流程，实现问题整改的闭环管理。</w:t>
      </w:r>
      <w:r w:rsidRPr="008E3C27">
        <w:rPr>
          <w:rFonts w:hint="eastAsia"/>
          <w:sz w:val="24"/>
        </w:rPr>
        <w:t>3.</w:t>
      </w:r>
      <w:r w:rsidRPr="008E3C27">
        <w:rPr>
          <w:rFonts w:hint="eastAsia"/>
          <w:sz w:val="24"/>
        </w:rPr>
        <w:t>监督执纪工作模块。根据中国石油天然气集团公司贯彻落实《中国共产党纪律检查机关监督执纪工作规则（试行）》实施细则，将信息技术手段贯穿审查调查、案件审理等各项业务流程，加强过程管控，</w:t>
      </w:r>
      <w:r w:rsidRPr="008E3C27">
        <w:rPr>
          <w:rFonts w:hint="eastAsia"/>
          <w:sz w:val="24"/>
        </w:rPr>
        <w:lastRenderedPageBreak/>
        <w:t>让信息技术成为规范执纪执法的重要手段。</w:t>
      </w:r>
      <w:r w:rsidRPr="008E3C27">
        <w:rPr>
          <w:rFonts w:hint="eastAsia"/>
          <w:sz w:val="24"/>
        </w:rPr>
        <w:t>4.</w:t>
      </w:r>
      <w:r w:rsidRPr="008E3C27">
        <w:rPr>
          <w:rFonts w:hint="eastAsia"/>
          <w:sz w:val="24"/>
        </w:rPr>
        <w:t>政治生态综合分析模块。从政治生活、队伍建设、选人用人、信访举报、违纪违法案件等多个维度收集数据、案情，利用信息技术手段纵向对比当前数据与前一年度或前一阶段数据变化，各单位之间进行横向比较，通过图表进行展示。借助人工智能手段，对公司整体及各基层单位的政治生态情况进行综合研判，作出正面评价、问题分析、意见建议。</w:t>
      </w:r>
      <w:r w:rsidRPr="008E3C27">
        <w:rPr>
          <w:rFonts w:hint="eastAsia"/>
          <w:sz w:val="24"/>
        </w:rPr>
        <w:t>5.</w:t>
      </w:r>
      <w:r w:rsidRPr="008E3C27">
        <w:rPr>
          <w:rFonts w:hint="eastAsia"/>
          <w:sz w:val="24"/>
        </w:rPr>
        <w:t>日常监督智能模块。初步分为“四风”问题监督、廉洁从业监督及监督再监督等</w:t>
      </w:r>
      <w:r w:rsidRPr="008E3C27">
        <w:rPr>
          <w:rFonts w:hint="eastAsia"/>
          <w:sz w:val="24"/>
        </w:rPr>
        <w:t>3</w:t>
      </w:r>
      <w:r w:rsidRPr="008E3C27">
        <w:rPr>
          <w:rFonts w:hint="eastAsia"/>
          <w:sz w:val="24"/>
        </w:rPr>
        <w:t>个小项。总体思路为：根据实际情况确定告警阈值，通过数据关联进行及时告警，根据告警内容进行结果处置。例如，“四风”监督中的办公用房使用，以各级工作人员办公室使用面积为数据基础，以各办公室面积为告警阈值，通过智能模块对当前使用面积超标办公室进行告警，利用数据分析对办公室进行合理分配；廉洁从业监督中的化公为私治理，以《管理人员廉洁从业信息表》为数据基础，以《与油田发生业务往来重要企业人员数据库》为告警阈值，通过智能模块进行复核筛查，对存在问题进行及时告警，按照清退要求进行清退；监督再监督中的合规监督，以各职能部门业务流程关键节点为数据基础，以各类相关制度规定实施细则为告警阈值，利用智能模块对违反制度规定行为进行告警，通过告警处置倒逼职能部门压实监管责任，促进合规管理水平。</w:t>
      </w:r>
      <w:r>
        <w:rPr>
          <w:rFonts w:hint="eastAsia"/>
          <w:sz w:val="24"/>
        </w:rPr>
        <w:t>此</w:t>
      </w:r>
      <w:r w:rsidRPr="008E3C27">
        <w:rPr>
          <w:rFonts w:hint="eastAsia"/>
          <w:sz w:val="24"/>
        </w:rPr>
        <w:t>智能模块存在涉及业务部门多、业务内容覆盖面广等特点，还需与各职能部门尤其是与经营财务办公进行深度结合，进一步深入调研、深入探索。</w:t>
      </w:r>
    </w:p>
    <w:p w14:paraId="0A101110" w14:textId="77777777" w:rsidR="00E3550E" w:rsidRPr="008C254B" w:rsidRDefault="00E3550E" w:rsidP="00E3550E">
      <w:pPr>
        <w:spacing w:line="288" w:lineRule="auto"/>
        <w:ind w:firstLineChars="200" w:firstLine="480"/>
        <w:rPr>
          <w:sz w:val="24"/>
        </w:rPr>
      </w:pPr>
      <w:r>
        <w:rPr>
          <w:rFonts w:hint="eastAsia"/>
          <w:sz w:val="24"/>
        </w:rPr>
        <w:t>总而言之，智慧纪检平台为企业提供了一个一站式的纪检工作解决方案，企业可以直接通过智慧纪检平台完成几乎所有的日常纪检工作的需求，后续还会根据实际情况确定维护项目和扩展功能等。</w:t>
      </w:r>
    </w:p>
    <w:p w14:paraId="256B507B" w14:textId="77777777" w:rsidR="00E3550E" w:rsidRDefault="00E3550E" w:rsidP="00E3550E">
      <w:pPr>
        <w:pStyle w:val="3"/>
        <w:tabs>
          <w:tab w:val="left" w:pos="0"/>
        </w:tabs>
        <w:spacing w:beforeLines="100" w:before="312" w:after="0" w:line="288" w:lineRule="auto"/>
        <w:rPr>
          <w:rFonts w:eastAsia="黑体"/>
          <w:b w:val="0"/>
          <w:color w:val="000000"/>
          <w:sz w:val="28"/>
          <w:szCs w:val="28"/>
        </w:rPr>
      </w:pPr>
      <w:bookmarkStart w:id="90" w:name="_Toc101728934"/>
      <w:bookmarkStart w:id="91" w:name="_Toc484871658"/>
      <w:bookmarkStart w:id="92" w:name="_Toc484871760"/>
      <w:bookmarkStart w:id="93" w:name="_Toc484871914"/>
      <w:r>
        <w:rPr>
          <w:rFonts w:eastAsia="黑体" w:hint="eastAsia"/>
          <w:b w:val="0"/>
          <w:color w:val="000000"/>
          <w:sz w:val="28"/>
          <w:szCs w:val="28"/>
        </w:rPr>
        <w:t>3</w:t>
      </w:r>
      <w:r>
        <w:rPr>
          <w:rFonts w:eastAsia="黑体"/>
          <w:b w:val="0"/>
          <w:color w:val="000000"/>
          <w:sz w:val="28"/>
          <w:szCs w:val="28"/>
        </w:rPr>
        <w:t>.</w:t>
      </w:r>
      <w:r>
        <w:rPr>
          <w:rFonts w:eastAsia="黑体" w:hint="eastAsia"/>
          <w:b w:val="0"/>
          <w:color w:val="000000"/>
          <w:sz w:val="28"/>
          <w:szCs w:val="28"/>
        </w:rPr>
        <w:t>2</w:t>
      </w:r>
      <w:r>
        <w:rPr>
          <w:rFonts w:eastAsia="黑体"/>
          <w:b w:val="0"/>
          <w:color w:val="000000"/>
          <w:sz w:val="28"/>
          <w:szCs w:val="28"/>
        </w:rPr>
        <w:t>.</w:t>
      </w:r>
      <w:r>
        <w:rPr>
          <w:rFonts w:eastAsia="黑体" w:hint="eastAsia"/>
          <w:b w:val="0"/>
          <w:color w:val="000000"/>
          <w:sz w:val="28"/>
          <w:szCs w:val="28"/>
        </w:rPr>
        <w:t>2</w:t>
      </w:r>
      <w:r>
        <w:rPr>
          <w:rFonts w:eastAsia="黑体"/>
          <w:b w:val="0"/>
          <w:color w:val="000000"/>
          <w:sz w:val="28"/>
          <w:szCs w:val="28"/>
        </w:rPr>
        <w:t xml:space="preserve"> </w:t>
      </w:r>
      <w:r>
        <w:rPr>
          <w:rFonts w:eastAsia="黑体" w:hint="eastAsia"/>
          <w:b w:val="0"/>
          <w:color w:val="000000"/>
          <w:sz w:val="28"/>
          <w:szCs w:val="28"/>
        </w:rPr>
        <w:t>用户需求</w:t>
      </w:r>
      <w:bookmarkEnd w:id="90"/>
    </w:p>
    <w:p w14:paraId="20FB44F8" w14:textId="77777777" w:rsidR="00E3550E" w:rsidRDefault="00E3550E" w:rsidP="00E3550E">
      <w:pPr>
        <w:spacing w:line="288" w:lineRule="auto"/>
        <w:ind w:firstLineChars="200" w:firstLine="480"/>
        <w:rPr>
          <w:sz w:val="24"/>
        </w:rPr>
      </w:pPr>
      <w:r>
        <w:rPr>
          <w:rFonts w:hint="eastAsia"/>
          <w:sz w:val="24"/>
        </w:rPr>
        <w:t>用户需求是站在使用系统的企业用户角度描述本软件产品主要完成的功能模块。用户需求一般来说是在用例模型的文档当中有具体的描述，从用户需求的概念中还可以引申出软件的质量属性。</w:t>
      </w:r>
    </w:p>
    <w:p w14:paraId="6291A01B" w14:textId="77777777" w:rsidR="00E3550E" w:rsidRDefault="00E3550E" w:rsidP="00E3550E">
      <w:pPr>
        <w:spacing w:line="288" w:lineRule="auto"/>
        <w:ind w:firstLineChars="200" w:firstLine="480"/>
        <w:rPr>
          <w:sz w:val="24"/>
        </w:rPr>
      </w:pPr>
      <w:r>
        <w:rPr>
          <w:rFonts w:hint="eastAsia"/>
          <w:sz w:val="24"/>
        </w:rPr>
        <w:t>对于用户需求分析的工作重点就在于如何搜集用户的需求，通俗的说就是如何确定软件系统为用户提供的具体功能，还有软件系统和外部环境因素的互相影响等等。获取用户的需求是一件简单的事情，问题在于如何完整，充分的获取用户的需求，因为许多的需求是隐性的，并非直接明确的，有的需求还会含糊不清，很难通过简单的沟通直接获得较好的成效，部分需求还会经常性的产生变更。</w:t>
      </w:r>
    </w:p>
    <w:p w14:paraId="07B806A0" w14:textId="77777777" w:rsidR="00E3550E" w:rsidRDefault="00E3550E" w:rsidP="00E3550E">
      <w:pPr>
        <w:spacing w:line="288" w:lineRule="auto"/>
        <w:ind w:firstLineChars="200" w:firstLine="480"/>
        <w:rPr>
          <w:sz w:val="24"/>
        </w:rPr>
      </w:pPr>
      <w:r>
        <w:rPr>
          <w:rFonts w:hint="eastAsia"/>
          <w:sz w:val="24"/>
        </w:rPr>
        <w:t>对于智慧纪检平台来说，通过和专业的纪检人员沟通，站在用户的角度，对用户的需求进行分析，完成用户想要的功能，具体分为以下几个方面：纪检管理人员为纪检对象分配账号，纪检人员可以完成纪检干部管理、监督对象管理、重点人员管理、监督检查管理、党风监督管理、规章制度管理、系统管理等功能。纪检对象登录之后可以查看纪检任务，参与纪检考试等。</w:t>
      </w:r>
    </w:p>
    <w:p w14:paraId="39E2E14C" w14:textId="745CF12B" w:rsidR="00E3550E" w:rsidRDefault="00E3550E" w:rsidP="00E3550E">
      <w:pPr>
        <w:pStyle w:val="3"/>
        <w:tabs>
          <w:tab w:val="left" w:pos="0"/>
        </w:tabs>
        <w:spacing w:beforeLines="100" w:before="312" w:after="0" w:line="288" w:lineRule="auto"/>
        <w:rPr>
          <w:rFonts w:eastAsia="黑体"/>
          <w:b w:val="0"/>
          <w:color w:val="000000"/>
          <w:sz w:val="28"/>
          <w:szCs w:val="28"/>
        </w:rPr>
      </w:pPr>
      <w:bookmarkStart w:id="94" w:name="_Toc101728935"/>
      <w:r>
        <w:rPr>
          <w:rFonts w:eastAsia="黑体" w:hint="eastAsia"/>
          <w:b w:val="0"/>
          <w:color w:val="000000"/>
          <w:sz w:val="28"/>
          <w:szCs w:val="28"/>
        </w:rPr>
        <w:lastRenderedPageBreak/>
        <w:t>3</w:t>
      </w:r>
      <w:r>
        <w:rPr>
          <w:rFonts w:eastAsia="黑体"/>
          <w:b w:val="0"/>
          <w:color w:val="000000"/>
          <w:sz w:val="28"/>
          <w:szCs w:val="28"/>
        </w:rPr>
        <w:t>.</w:t>
      </w:r>
      <w:r>
        <w:rPr>
          <w:rFonts w:eastAsia="黑体" w:hint="eastAsia"/>
          <w:b w:val="0"/>
          <w:color w:val="000000"/>
          <w:sz w:val="28"/>
          <w:szCs w:val="28"/>
        </w:rPr>
        <w:t>2</w:t>
      </w:r>
      <w:r>
        <w:rPr>
          <w:rFonts w:eastAsia="黑体"/>
          <w:b w:val="0"/>
          <w:color w:val="000000"/>
          <w:sz w:val="28"/>
          <w:szCs w:val="28"/>
        </w:rPr>
        <w:t>.</w:t>
      </w:r>
      <w:r>
        <w:rPr>
          <w:rFonts w:eastAsia="黑体" w:hint="eastAsia"/>
          <w:b w:val="0"/>
          <w:color w:val="000000"/>
          <w:sz w:val="28"/>
          <w:szCs w:val="28"/>
        </w:rPr>
        <w:t>3</w:t>
      </w:r>
      <w:r>
        <w:rPr>
          <w:rFonts w:eastAsia="黑体"/>
          <w:b w:val="0"/>
          <w:color w:val="000000"/>
          <w:sz w:val="28"/>
          <w:szCs w:val="28"/>
        </w:rPr>
        <w:t xml:space="preserve"> </w:t>
      </w:r>
      <w:r>
        <w:rPr>
          <w:rFonts w:eastAsia="黑体" w:hint="eastAsia"/>
          <w:b w:val="0"/>
          <w:color w:val="000000"/>
          <w:sz w:val="28"/>
          <w:szCs w:val="28"/>
        </w:rPr>
        <w:t>功能性需求</w:t>
      </w:r>
      <w:bookmarkEnd w:id="91"/>
      <w:bookmarkEnd w:id="92"/>
      <w:bookmarkEnd w:id="93"/>
      <w:bookmarkEnd w:id="94"/>
    </w:p>
    <w:p w14:paraId="4FE9EACA" w14:textId="77777777" w:rsidR="00E3550E" w:rsidRDefault="00E3550E" w:rsidP="00E3550E">
      <w:pPr>
        <w:adjustRightInd w:val="0"/>
        <w:snapToGrid w:val="0"/>
        <w:spacing w:line="288" w:lineRule="auto"/>
        <w:ind w:firstLineChars="200" w:firstLine="480"/>
        <w:rPr>
          <w:sz w:val="24"/>
        </w:rPr>
      </w:pPr>
      <w:r>
        <w:rPr>
          <w:rFonts w:hint="eastAsia"/>
          <w:sz w:val="24"/>
        </w:rPr>
        <w:t>功能性需求作为规定开发人员必须在产品中实现的软件功能，用户必须利用这些功能来完成任务，满足业务的需求。功能性需求也常被称作为行为需求，因为习惯上总是用“应该”来对其进行一定的描述。功能性需求一般来说就是描述的开发人员需要完成实现什么具体的功能。</w:t>
      </w:r>
    </w:p>
    <w:p w14:paraId="5BE11A7A" w14:textId="77777777" w:rsidR="00E3550E" w:rsidRDefault="00E3550E" w:rsidP="00E3550E">
      <w:pPr>
        <w:adjustRightInd w:val="0"/>
        <w:snapToGrid w:val="0"/>
        <w:spacing w:line="288" w:lineRule="auto"/>
        <w:ind w:firstLineChars="200" w:firstLine="480"/>
        <w:rPr>
          <w:sz w:val="24"/>
        </w:rPr>
      </w:pPr>
      <w:r>
        <w:rPr>
          <w:rFonts w:hint="eastAsia"/>
          <w:sz w:val="24"/>
        </w:rPr>
        <w:t>智慧纪检平台系统的功能性需求主要为：</w:t>
      </w:r>
    </w:p>
    <w:p w14:paraId="65C1A504" w14:textId="77777777" w:rsidR="00E3550E" w:rsidRDefault="00E3550E" w:rsidP="00E3550E">
      <w:pPr>
        <w:adjustRightInd w:val="0"/>
        <w:snapToGrid w:val="0"/>
        <w:spacing w:line="288" w:lineRule="auto"/>
        <w:ind w:firstLineChars="200" w:firstLine="480"/>
        <w:rPr>
          <w:sz w:val="24"/>
        </w:rPr>
      </w:pPr>
      <w:r>
        <w:rPr>
          <w:rFonts w:hint="eastAsia"/>
          <w:sz w:val="24"/>
        </w:rPr>
        <w:t>TODO</w:t>
      </w:r>
      <w:r>
        <w:rPr>
          <w:rFonts w:hint="eastAsia"/>
          <w:sz w:val="24"/>
        </w:rPr>
        <w:t>（展开介绍）</w:t>
      </w:r>
    </w:p>
    <w:p w14:paraId="50E47D78" w14:textId="77777777" w:rsidR="00E3550E" w:rsidRDefault="00E3550E" w:rsidP="00E3550E">
      <w:pPr>
        <w:adjustRightInd w:val="0"/>
        <w:snapToGrid w:val="0"/>
        <w:spacing w:line="288" w:lineRule="auto"/>
        <w:ind w:firstLineChars="200" w:firstLine="480"/>
        <w:rPr>
          <w:sz w:val="24"/>
        </w:rPr>
      </w:pPr>
      <w:r>
        <w:rPr>
          <w:rFonts w:hint="eastAsia"/>
          <w:sz w:val="24"/>
        </w:rPr>
        <w:t>对纪检干部的管理，包括对纪检干部的增加、删除、修改和查询，同时也可以通过筛选条件进行筛选；对支部纪检委员的管理，包括查询、导入、单条增加、修改、删除和导出等功能；在线答题，纪检对象在登陆之后可以查看到自己的所有考试信息，可以查看自己每套试卷的最高成绩，如果考试时间未截止，则可以继续考试，记录自己的最高成绩；答题结果统计，以不同的颜色区分已完成和正在进行，可以查看已答人员及分数和未答人员；监督对象信息管理，包括查询、导入、单条增加、修改、删除、导出等功能；党政党纪处分管理，包括查询，导入组织措施、党纪处分和政务处分格式验证、单挑增加、修改和删除等功能；子女升学筛查，可以通过年龄范围和身份证号筛选、人工核准、确认提醒、承诺书、廉洁提醒、承诺书签字上传等等功能；婚丧嫁娶筛查，功能要求和子女升学筛查一致；廉洁从业提醒，包括业务往来企业管理信息管理，管理人员廉洁从业信息管理、重点人员筛查；工作运行计划管理，包括导入、查询、导出、工作提醒和完成情况统计等等；落实上级通知，通知登记表管理、完成时间提醒、通知落实管理和导出等功能；工作计划完成统计情况，包括查询和导出；履行责任监督，包括资料完整性检查和导出；支部责任落实督促，包括支部工作完成情况报告上传；按文件名查询规章制度和按内容查询规章制度；支部信息管理；职称、分级分类、职级、熟悉专业、从事纪检工作年限、单位类别、履行责任项、人员类别、违法行为和司法处理情况的数据字典管理；用户管理；题库维护；试卷管理；规章制度管理等功能。</w:t>
      </w:r>
    </w:p>
    <w:p w14:paraId="68AE3776" w14:textId="2ADF1391" w:rsidR="00E3550E" w:rsidRDefault="00E3550E" w:rsidP="00E3550E">
      <w:pPr>
        <w:keepNext/>
        <w:keepLines/>
        <w:numPr>
          <w:ilvl w:val="0"/>
          <w:numId w:val="1"/>
        </w:numPr>
        <w:spacing w:beforeLines="100" w:before="312" w:line="288" w:lineRule="auto"/>
        <w:ind w:left="720" w:hanging="720"/>
        <w:outlineLvl w:val="2"/>
        <w:rPr>
          <w:rFonts w:eastAsia="黑体"/>
          <w:bCs/>
          <w:color w:val="000000"/>
          <w:kern w:val="0"/>
          <w:sz w:val="28"/>
          <w:szCs w:val="28"/>
        </w:rPr>
      </w:pPr>
      <w:bookmarkStart w:id="95" w:name="_Toc484871659"/>
      <w:bookmarkStart w:id="96" w:name="_Toc484871761"/>
      <w:bookmarkStart w:id="97" w:name="_Toc484871915"/>
      <w:bookmarkStart w:id="98" w:name="_Toc101728936"/>
      <w:r>
        <w:rPr>
          <w:rFonts w:eastAsia="黑体" w:hint="eastAsia"/>
          <w:bCs/>
          <w:color w:val="000000"/>
          <w:kern w:val="0"/>
          <w:sz w:val="28"/>
          <w:szCs w:val="28"/>
        </w:rPr>
        <w:t>3</w:t>
      </w:r>
      <w:r>
        <w:rPr>
          <w:rFonts w:eastAsia="黑体"/>
          <w:bCs/>
          <w:color w:val="000000"/>
          <w:kern w:val="0"/>
          <w:sz w:val="28"/>
          <w:szCs w:val="28"/>
        </w:rPr>
        <w:t>.</w:t>
      </w:r>
      <w:r>
        <w:rPr>
          <w:rFonts w:eastAsia="黑体" w:hint="eastAsia"/>
          <w:bCs/>
          <w:color w:val="000000"/>
          <w:kern w:val="0"/>
          <w:sz w:val="28"/>
          <w:szCs w:val="28"/>
        </w:rPr>
        <w:t>2</w:t>
      </w:r>
      <w:r>
        <w:rPr>
          <w:rFonts w:eastAsia="黑体"/>
          <w:bCs/>
          <w:color w:val="000000"/>
          <w:kern w:val="0"/>
          <w:sz w:val="28"/>
          <w:szCs w:val="28"/>
        </w:rPr>
        <w:t>.</w:t>
      </w:r>
      <w:r>
        <w:rPr>
          <w:rFonts w:eastAsia="黑体" w:hint="eastAsia"/>
          <w:bCs/>
          <w:color w:val="000000"/>
          <w:kern w:val="0"/>
          <w:sz w:val="28"/>
          <w:szCs w:val="28"/>
        </w:rPr>
        <w:t>4</w:t>
      </w:r>
      <w:r>
        <w:rPr>
          <w:rFonts w:eastAsia="黑体"/>
          <w:bCs/>
          <w:color w:val="000000"/>
          <w:kern w:val="0"/>
          <w:sz w:val="28"/>
          <w:szCs w:val="28"/>
        </w:rPr>
        <w:t xml:space="preserve"> </w:t>
      </w:r>
      <w:r>
        <w:rPr>
          <w:rFonts w:eastAsia="黑体" w:hint="eastAsia"/>
          <w:bCs/>
          <w:color w:val="000000"/>
          <w:kern w:val="0"/>
          <w:sz w:val="28"/>
          <w:szCs w:val="28"/>
        </w:rPr>
        <w:t>非功能性需求</w:t>
      </w:r>
      <w:bookmarkEnd w:id="95"/>
      <w:bookmarkEnd w:id="96"/>
      <w:bookmarkEnd w:id="97"/>
      <w:bookmarkEnd w:id="98"/>
    </w:p>
    <w:p w14:paraId="7E92A605" w14:textId="77777777" w:rsidR="00E3550E" w:rsidRDefault="00E3550E" w:rsidP="00E3550E">
      <w:pPr>
        <w:spacing w:line="288" w:lineRule="auto"/>
        <w:ind w:firstLineChars="200" w:firstLine="480"/>
        <w:rPr>
          <w:sz w:val="24"/>
        </w:rPr>
      </w:pPr>
      <w:r>
        <w:rPr>
          <w:rFonts w:hint="eastAsia"/>
          <w:sz w:val="24"/>
        </w:rPr>
        <w:t>非功能性需求是软件为了满足用户的业务需求之外必须具有的特性。非功能性需求影响软件产品是否能够持续稳定并且提供高效的服务。在实际项目中比较常见的非功能性需求主要有：性能需求、可靠性需求、安全性需求、易用性需求、可维护性需求和可扩展性需求。</w:t>
      </w:r>
    </w:p>
    <w:p w14:paraId="5AF80D31" w14:textId="77777777" w:rsidR="00E3550E" w:rsidRDefault="00E3550E" w:rsidP="00E3550E">
      <w:pPr>
        <w:spacing w:line="288" w:lineRule="auto"/>
        <w:ind w:firstLineChars="200" w:firstLine="480"/>
        <w:rPr>
          <w:sz w:val="24"/>
        </w:rPr>
      </w:pPr>
      <w:r>
        <w:rPr>
          <w:rFonts w:hint="eastAsia"/>
          <w:sz w:val="24"/>
        </w:rPr>
        <w:t>对于性能需求，要求页面相应及时，系统资源利用率不能接近满负荷，否则会造成系统奔溃的隐患。可靠性需求要求系统保证完善异常处理，定时备份数据，防止发生意外情况。安全性需求要求系统采用权限框架，并对部分数据实现加密处理。易用性需求要求界面简洁大气，用户可以简易的上手。可维护性需求和可扩展性需</w:t>
      </w:r>
      <w:r>
        <w:rPr>
          <w:rFonts w:hint="eastAsia"/>
          <w:sz w:val="24"/>
        </w:rPr>
        <w:lastRenderedPageBreak/>
        <w:t>求应该在开发时按照标准开发，写好文档，预留扩展接口。</w:t>
      </w:r>
    </w:p>
    <w:p w14:paraId="791F08E8" w14:textId="758A191D" w:rsidR="00E3550E" w:rsidRDefault="00E3550E" w:rsidP="00E3550E">
      <w:pPr>
        <w:keepNext/>
        <w:keepLines/>
        <w:spacing w:beforeLines="100" w:before="312" w:afterLines="100" w:after="312" w:line="288" w:lineRule="auto"/>
        <w:outlineLvl w:val="1"/>
        <w:rPr>
          <w:rFonts w:eastAsia="黑体"/>
          <w:bCs/>
          <w:color w:val="000000"/>
          <w:kern w:val="0"/>
          <w:sz w:val="30"/>
          <w:szCs w:val="30"/>
        </w:rPr>
      </w:pPr>
      <w:bookmarkStart w:id="99" w:name="_Toc101728937"/>
      <w:r>
        <w:rPr>
          <w:rFonts w:eastAsia="黑体"/>
          <w:bCs/>
          <w:color w:val="000000"/>
          <w:kern w:val="0"/>
          <w:sz w:val="30"/>
          <w:szCs w:val="30"/>
        </w:rPr>
        <w:t>3</w:t>
      </w:r>
      <w:r>
        <w:rPr>
          <w:rFonts w:eastAsia="黑体" w:hint="eastAsia"/>
          <w:bCs/>
          <w:color w:val="000000"/>
          <w:kern w:val="0"/>
          <w:sz w:val="30"/>
          <w:szCs w:val="30"/>
        </w:rPr>
        <w:t>.</w:t>
      </w:r>
      <w:r>
        <w:rPr>
          <w:rFonts w:eastAsia="黑体"/>
          <w:bCs/>
          <w:color w:val="000000"/>
          <w:kern w:val="0"/>
          <w:sz w:val="30"/>
          <w:szCs w:val="30"/>
        </w:rPr>
        <w:t>3</w:t>
      </w:r>
      <w:r>
        <w:rPr>
          <w:rFonts w:eastAsia="黑体" w:hint="eastAsia"/>
          <w:bCs/>
          <w:color w:val="000000"/>
          <w:kern w:val="0"/>
          <w:sz w:val="30"/>
          <w:szCs w:val="30"/>
        </w:rPr>
        <w:t xml:space="preserve"> </w:t>
      </w:r>
      <w:r>
        <w:rPr>
          <w:rFonts w:eastAsia="黑体" w:hint="eastAsia"/>
          <w:bCs/>
          <w:color w:val="000000"/>
          <w:kern w:val="0"/>
          <w:sz w:val="30"/>
          <w:szCs w:val="30"/>
        </w:rPr>
        <w:t>本章小结</w:t>
      </w:r>
      <w:bookmarkEnd w:id="99"/>
    </w:p>
    <w:p w14:paraId="36A5B301" w14:textId="77777777" w:rsidR="00E3550E" w:rsidRDefault="00E3550E" w:rsidP="00E3550E">
      <w:pPr>
        <w:adjustRightInd w:val="0"/>
        <w:snapToGrid w:val="0"/>
        <w:spacing w:line="288" w:lineRule="auto"/>
        <w:ind w:firstLineChars="200" w:firstLine="480"/>
        <w:rPr>
          <w:sz w:val="24"/>
          <w:szCs w:val="22"/>
        </w:rPr>
      </w:pPr>
      <w:r>
        <w:rPr>
          <w:sz w:val="24"/>
          <w:szCs w:val="22"/>
        </w:rPr>
        <w:t>本章主要对系统进行可行性和需求分析</w:t>
      </w:r>
      <w:r>
        <w:rPr>
          <w:rFonts w:hint="eastAsia"/>
          <w:sz w:val="24"/>
          <w:szCs w:val="22"/>
        </w:rPr>
        <w:t>，</w:t>
      </w:r>
      <w:r>
        <w:rPr>
          <w:sz w:val="24"/>
          <w:szCs w:val="22"/>
        </w:rPr>
        <w:t>对</w:t>
      </w:r>
      <w:r w:rsidRPr="00F76A66">
        <w:rPr>
          <w:rFonts w:hint="eastAsia"/>
          <w:sz w:val="24"/>
          <w:szCs w:val="22"/>
        </w:rPr>
        <w:t>社会、安全、发绿、文化、环境、经济</w:t>
      </w:r>
      <w:r>
        <w:rPr>
          <w:sz w:val="24"/>
          <w:szCs w:val="22"/>
        </w:rPr>
        <w:t>等方面进行可行性研究</w:t>
      </w:r>
      <w:r>
        <w:rPr>
          <w:rFonts w:hint="eastAsia"/>
          <w:sz w:val="24"/>
          <w:szCs w:val="22"/>
        </w:rPr>
        <w:t>，</w:t>
      </w:r>
      <w:r>
        <w:rPr>
          <w:sz w:val="24"/>
          <w:szCs w:val="22"/>
        </w:rPr>
        <w:t>从业务需求</w:t>
      </w:r>
      <w:r>
        <w:rPr>
          <w:rFonts w:hint="eastAsia"/>
          <w:sz w:val="24"/>
          <w:szCs w:val="22"/>
        </w:rPr>
        <w:t>、</w:t>
      </w:r>
      <w:r>
        <w:rPr>
          <w:sz w:val="24"/>
          <w:szCs w:val="22"/>
        </w:rPr>
        <w:t>用户需求</w:t>
      </w:r>
      <w:r>
        <w:rPr>
          <w:rFonts w:hint="eastAsia"/>
          <w:sz w:val="24"/>
          <w:szCs w:val="22"/>
        </w:rPr>
        <w:t>、</w:t>
      </w:r>
      <w:r>
        <w:rPr>
          <w:sz w:val="24"/>
          <w:szCs w:val="22"/>
        </w:rPr>
        <w:t>功能性以及非功能性需求方面对系统进行需求分析</w:t>
      </w:r>
      <w:r>
        <w:rPr>
          <w:rFonts w:hint="eastAsia"/>
          <w:sz w:val="24"/>
          <w:szCs w:val="22"/>
        </w:rPr>
        <w:t>。</w:t>
      </w:r>
      <w:r>
        <w:rPr>
          <w:sz w:val="24"/>
          <w:szCs w:val="22"/>
        </w:rPr>
        <w:t> </w:t>
      </w:r>
    </w:p>
    <w:p w14:paraId="0DD0F79F" w14:textId="77777777" w:rsidR="00E3550E" w:rsidRDefault="00E3550E" w:rsidP="00E3550E">
      <w:pPr>
        <w:pStyle w:val="1"/>
        <w:adjustRightInd w:val="0"/>
        <w:snapToGrid w:val="0"/>
        <w:spacing w:beforeLines="200" w:before="624" w:afterLines="200" w:after="624" w:line="288" w:lineRule="auto"/>
        <w:ind w:firstLineChars="200" w:firstLine="720"/>
        <w:jc w:val="center"/>
        <w:rPr>
          <w:b w:val="0"/>
          <w:sz w:val="21"/>
          <w:szCs w:val="24"/>
        </w:rPr>
      </w:pPr>
      <w:bookmarkStart w:id="100" w:name="_Toc296107786"/>
      <w:bookmarkStart w:id="101" w:name="_Toc354064100"/>
      <w:bookmarkStart w:id="102" w:name="_Toc320119076"/>
      <w:r>
        <w:rPr>
          <w:rFonts w:eastAsia="黑体"/>
          <w:b w:val="0"/>
          <w:color w:val="000000"/>
          <w:sz w:val="36"/>
          <w:szCs w:val="36"/>
        </w:rPr>
        <w:br w:type="page"/>
      </w:r>
      <w:bookmarkStart w:id="103" w:name="_Toc485586694"/>
      <w:bookmarkStart w:id="104" w:name="_Toc101728938"/>
      <w:r>
        <w:rPr>
          <w:rFonts w:eastAsia="黑体" w:hint="eastAsia"/>
          <w:b w:val="0"/>
          <w:color w:val="000000"/>
          <w:sz w:val="36"/>
          <w:szCs w:val="36"/>
        </w:rPr>
        <w:lastRenderedPageBreak/>
        <w:t>第</w:t>
      </w:r>
      <w:r>
        <w:rPr>
          <w:rFonts w:eastAsia="黑体"/>
          <w:b w:val="0"/>
          <w:color w:val="000000"/>
          <w:sz w:val="36"/>
          <w:szCs w:val="36"/>
        </w:rPr>
        <w:t>4</w:t>
      </w:r>
      <w:r>
        <w:rPr>
          <w:rFonts w:eastAsia="黑体" w:hint="eastAsia"/>
          <w:b w:val="0"/>
          <w:color w:val="000000"/>
          <w:sz w:val="36"/>
          <w:szCs w:val="36"/>
        </w:rPr>
        <w:t>章</w:t>
      </w:r>
      <w:bookmarkStart w:id="105" w:name="_Toc135289842"/>
      <w:bookmarkStart w:id="106" w:name="_Toc153789361"/>
      <w:bookmarkStart w:id="107" w:name="_Toc135029453"/>
      <w:r>
        <w:rPr>
          <w:rFonts w:eastAsia="黑体" w:hint="eastAsia"/>
          <w:b w:val="0"/>
          <w:color w:val="000000"/>
          <w:sz w:val="36"/>
          <w:szCs w:val="36"/>
        </w:rPr>
        <w:t xml:space="preserve"> </w:t>
      </w:r>
      <w:r>
        <w:rPr>
          <w:rFonts w:eastAsia="黑体" w:hint="eastAsia"/>
          <w:b w:val="0"/>
          <w:color w:val="000000"/>
          <w:sz w:val="36"/>
          <w:szCs w:val="36"/>
        </w:rPr>
        <w:t>系统总体设计</w:t>
      </w:r>
      <w:bookmarkEnd w:id="100"/>
      <w:bookmarkEnd w:id="101"/>
      <w:bookmarkEnd w:id="103"/>
      <w:bookmarkEnd w:id="104"/>
    </w:p>
    <w:p w14:paraId="24B84277" w14:textId="77777777" w:rsidR="00E3550E" w:rsidRDefault="00E3550E" w:rsidP="00E3550E">
      <w:pPr>
        <w:pStyle w:val="2"/>
        <w:spacing w:beforeLines="100" w:before="312" w:afterLines="100" w:after="312" w:line="288" w:lineRule="auto"/>
        <w:rPr>
          <w:rFonts w:ascii="Times New Roman" w:hAnsi="Times New Roman"/>
          <w:b w:val="0"/>
          <w:color w:val="000000"/>
          <w:sz w:val="30"/>
          <w:szCs w:val="30"/>
        </w:rPr>
      </w:pPr>
      <w:bookmarkStart w:id="108" w:name="_Toc354064101"/>
      <w:bookmarkStart w:id="109" w:name="_Toc485586695"/>
      <w:bookmarkStart w:id="110" w:name="_Toc101728939"/>
      <w:bookmarkEnd w:id="105"/>
      <w:bookmarkEnd w:id="106"/>
      <w:bookmarkEnd w:id="107"/>
      <w:r>
        <w:rPr>
          <w:rFonts w:ascii="Times New Roman" w:hAnsi="Times New Roman"/>
          <w:b w:val="0"/>
          <w:color w:val="000000"/>
          <w:sz w:val="30"/>
          <w:szCs w:val="30"/>
        </w:rPr>
        <w:t>4.</w:t>
      </w:r>
      <w:bookmarkEnd w:id="108"/>
      <w:r>
        <w:rPr>
          <w:rFonts w:ascii="Times New Roman" w:hAnsi="Times New Roman"/>
          <w:b w:val="0"/>
          <w:color w:val="000000"/>
          <w:sz w:val="30"/>
          <w:szCs w:val="30"/>
        </w:rPr>
        <w:t xml:space="preserve">1 </w:t>
      </w:r>
      <w:bookmarkEnd w:id="109"/>
      <w:r>
        <w:rPr>
          <w:rFonts w:ascii="Times New Roman" w:hAnsi="Times New Roman" w:hint="eastAsia"/>
          <w:b w:val="0"/>
          <w:color w:val="000000"/>
          <w:sz w:val="30"/>
          <w:szCs w:val="30"/>
        </w:rPr>
        <w:t>系统功能模块设计</w:t>
      </w:r>
      <w:bookmarkEnd w:id="110"/>
    </w:p>
    <w:p w14:paraId="4BDA8F72" w14:textId="77777777" w:rsidR="00E3550E" w:rsidRDefault="00E3550E" w:rsidP="00E3550E">
      <w:pPr>
        <w:spacing w:line="288" w:lineRule="auto"/>
        <w:ind w:firstLineChars="200" w:firstLine="480"/>
        <w:rPr>
          <w:sz w:val="24"/>
        </w:rPr>
      </w:pPr>
      <w:r>
        <w:rPr>
          <w:rFonts w:hint="eastAsia"/>
          <w:sz w:val="24"/>
        </w:rPr>
        <w:t>系统功能模块就是按照系统的功能的从属关系绘制而成的图表，图中的每一个方框都可以称之为一个功能模块。功能模块同时可以根据系统的具体情况进行相应的分解，分解得到的最小的功能模块可以是一个程序中的每个处理的相应过程。而较大的功能模块则可以是完成某一个任务的相应的一组程序。功能模块图是对硬件、软件和解决方案等进行剖析的结果，详细的描述了功能列表的结构和构成。</w:t>
      </w:r>
    </w:p>
    <w:p w14:paraId="1ABDD571" w14:textId="77777777" w:rsidR="00E3550E" w:rsidRPr="007D5CDD" w:rsidRDefault="00E3550E" w:rsidP="00E3550E">
      <w:pPr>
        <w:spacing w:line="288" w:lineRule="auto"/>
        <w:ind w:firstLineChars="200" w:firstLine="480"/>
        <w:rPr>
          <w:sz w:val="24"/>
        </w:rPr>
      </w:pPr>
      <w:r>
        <w:rPr>
          <w:rFonts w:hint="eastAsia"/>
          <w:sz w:val="24"/>
        </w:rPr>
        <w:t>智慧纪检平台主要分为七个模块，包括纪检干部管理模块、监督对象管理模块、重点人员管理模块、监督检查管理模块、党风监督管理模块、规章制度管理模块和系统管理模块，系统功能模块图如图</w:t>
      </w:r>
      <w:r>
        <w:rPr>
          <w:rFonts w:hint="eastAsia"/>
          <w:sz w:val="24"/>
        </w:rPr>
        <w:t>4</w:t>
      </w:r>
      <w:r>
        <w:rPr>
          <w:sz w:val="24"/>
        </w:rPr>
        <w:t>-1</w:t>
      </w:r>
      <w:r>
        <w:rPr>
          <w:rFonts w:hint="eastAsia"/>
          <w:sz w:val="24"/>
        </w:rPr>
        <w:t>所示。</w:t>
      </w:r>
    </w:p>
    <w:p w14:paraId="7FB21F65" w14:textId="776FAD3D" w:rsidR="00E3550E" w:rsidRDefault="00E3550E" w:rsidP="00E3550E">
      <w:pPr>
        <w:spacing w:line="288" w:lineRule="auto"/>
        <w:ind w:firstLineChars="200" w:firstLine="480"/>
        <w:rPr>
          <w:sz w:val="24"/>
        </w:rPr>
      </w:pPr>
      <w:r>
        <w:rPr>
          <w:rFonts w:hint="eastAsia"/>
          <w:noProof/>
          <w:sz w:val="24"/>
        </w:rPr>
        <w:drawing>
          <wp:inline distT="0" distB="0" distL="0" distR="0" wp14:anchorId="19A3D241" wp14:editId="41C32BAF">
            <wp:extent cx="5391150" cy="17430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1743075"/>
                    </a:xfrm>
                    <a:prstGeom prst="rect">
                      <a:avLst/>
                    </a:prstGeom>
                    <a:noFill/>
                    <a:ln>
                      <a:noFill/>
                    </a:ln>
                  </pic:spPr>
                </pic:pic>
              </a:graphicData>
            </a:graphic>
          </wp:inline>
        </w:drawing>
      </w:r>
    </w:p>
    <w:p w14:paraId="6F6B739A" w14:textId="77777777" w:rsidR="00E3550E" w:rsidRDefault="00E3550E" w:rsidP="00E3550E">
      <w:pPr>
        <w:spacing w:afterLines="100" w:after="312" w:line="288" w:lineRule="auto"/>
        <w:jc w:val="center"/>
        <w:rPr>
          <w:rFonts w:eastAsia="黑体"/>
          <w:color w:val="000000"/>
          <w:szCs w:val="21"/>
        </w:rPr>
      </w:pPr>
      <w:r>
        <w:rPr>
          <w:rFonts w:eastAsia="黑体" w:hint="eastAsia"/>
          <w:color w:val="000000"/>
          <w:szCs w:val="21"/>
        </w:rPr>
        <w:t>图</w:t>
      </w:r>
      <w:r>
        <w:rPr>
          <w:rFonts w:eastAsia="黑体"/>
          <w:color w:val="000000"/>
          <w:szCs w:val="21"/>
        </w:rPr>
        <w:t>4</w:t>
      </w:r>
      <w:r>
        <w:rPr>
          <w:rFonts w:eastAsia="黑体" w:hint="eastAsia"/>
          <w:color w:val="000000"/>
          <w:szCs w:val="21"/>
        </w:rPr>
        <w:t xml:space="preserve">-1 </w:t>
      </w:r>
      <w:r>
        <w:rPr>
          <w:rFonts w:eastAsia="黑体" w:hint="eastAsia"/>
          <w:color w:val="000000"/>
          <w:szCs w:val="21"/>
        </w:rPr>
        <w:t>系统功能模块图</w:t>
      </w:r>
    </w:p>
    <w:p w14:paraId="083EDC5A" w14:textId="77777777" w:rsidR="00E3550E" w:rsidRDefault="00E3550E" w:rsidP="00E3550E">
      <w:pPr>
        <w:numPr>
          <w:ilvl w:val="0"/>
          <w:numId w:val="2"/>
        </w:numPr>
        <w:spacing w:line="288" w:lineRule="auto"/>
        <w:ind w:firstLineChars="200" w:firstLine="480"/>
        <w:rPr>
          <w:sz w:val="24"/>
        </w:rPr>
      </w:pPr>
      <w:bookmarkStart w:id="111" w:name="_Toc485586697"/>
      <w:bookmarkStart w:id="112" w:name="_Toc484871663"/>
      <w:bookmarkStart w:id="113" w:name="_Toc484872548"/>
      <w:bookmarkStart w:id="114" w:name="_Toc485325355"/>
      <w:r>
        <w:rPr>
          <w:rFonts w:hint="eastAsia"/>
          <w:sz w:val="24"/>
        </w:rPr>
        <w:t>纪检干部管理模块</w:t>
      </w:r>
    </w:p>
    <w:p w14:paraId="6E98107B" w14:textId="77777777" w:rsidR="00E3550E" w:rsidRDefault="00E3550E" w:rsidP="00E3550E">
      <w:pPr>
        <w:spacing w:line="288" w:lineRule="auto"/>
        <w:ind w:firstLineChars="200" w:firstLine="480"/>
        <w:rPr>
          <w:sz w:val="24"/>
        </w:rPr>
      </w:pPr>
      <w:r>
        <w:rPr>
          <w:rFonts w:hint="eastAsia"/>
          <w:sz w:val="24"/>
        </w:rPr>
        <w:t>纪检干部管理模块的主要功能有：纪检干部管理、支部纪检委员管理、在线答题（支部纪检干部）、答题结果统计（管理人员可查看）和支部纪检委员履职情况管理。</w:t>
      </w:r>
    </w:p>
    <w:p w14:paraId="5ABD29D4" w14:textId="388DFFFF" w:rsidR="00E3550E" w:rsidRDefault="00E3550E" w:rsidP="00E3550E">
      <w:pPr>
        <w:spacing w:line="288" w:lineRule="auto"/>
        <w:ind w:firstLineChars="200" w:firstLine="480"/>
        <w:rPr>
          <w:sz w:val="24"/>
        </w:rPr>
      </w:pPr>
      <w:r>
        <w:rPr>
          <w:rFonts w:hint="eastAsia"/>
          <w:sz w:val="24"/>
        </w:rPr>
        <w:t>纪检干部管理主要包括纪检干部管理，可以对纪检干部进行查询，查询又分为按照专职和兼职进行条件查询，对纪检干部进行导入操作，同时也可以进行单条增加（部分信息可以由字典选择），可以对纪检干部的信息进行修改和删除，对纪检干部的信息进行导出，导出时可以选择导出字段并且可以调整字段顺序。支部纪检委员管理，可以对支部纪检委员进行查询操作，支持批量导入支部纪检委员管理，同时也支持单条增加（部分信息可以由字典选择），可以对支部纪检委员的信息进行修改和删除操作，</w:t>
      </w:r>
      <w:r w:rsidR="00B93F3C">
        <w:rPr>
          <w:rFonts w:hint="eastAsia"/>
          <w:sz w:val="24"/>
        </w:rPr>
        <w:t>同时也支持对支部纪检委员的导出功能，可选择导出字段或者调整字段顺序。在线答题模块，此模块仅对支部纪检干部开放，纪检干部在进入此功能模块时</w:t>
      </w:r>
      <w:r w:rsidR="00B80A0C">
        <w:rPr>
          <w:rFonts w:hint="eastAsia"/>
          <w:sz w:val="24"/>
        </w:rPr>
        <w:t>，会以表格的形式展现此用户的所有考试任务，所有的考试任务主要分</w:t>
      </w:r>
      <w:r w:rsidR="00B80A0C">
        <w:rPr>
          <w:rFonts w:hint="eastAsia"/>
          <w:sz w:val="24"/>
        </w:rPr>
        <w:lastRenderedPageBreak/>
        <w:t>为已结束和未结束，已结束的考试可以查看答题记录，未结束的考试则可以重复进入答题，取最高分作为最终的成绩。答题结果统计模块，此模块仅有管理员可以进行查看，当管理员进入此页面时，试卷列表会以表格的形式进行展示，管理员可以查询已作答的人员和他们的分数，或者查看未回答的人员。</w:t>
      </w:r>
      <w:r w:rsidR="00B3350E">
        <w:rPr>
          <w:rFonts w:hint="eastAsia"/>
          <w:sz w:val="24"/>
        </w:rPr>
        <w:t>支部纪检委员履职情况管理，在此功能模块中，纪检干部可以在此功能模块中上传履职报告，上传附表并且进行履职情况的综合分析。</w:t>
      </w:r>
    </w:p>
    <w:p w14:paraId="11259C71" w14:textId="28550055" w:rsidR="009C05E0" w:rsidRDefault="00E3550E" w:rsidP="009C05E0">
      <w:pPr>
        <w:spacing w:line="288" w:lineRule="auto"/>
        <w:ind w:firstLineChars="200" w:firstLine="480"/>
        <w:rPr>
          <w:sz w:val="24"/>
        </w:rPr>
      </w:pPr>
      <w:r>
        <w:rPr>
          <w:rFonts w:hint="eastAsia"/>
          <w:sz w:val="24"/>
        </w:rPr>
        <w:t>纪检干部管理模块主要就是为了对整个企业中的纪检干部的信息做基本的维护，通过简单的操作就可以基本实现对于所有纪检干部的</w:t>
      </w:r>
      <w:r w:rsidR="00B3350E">
        <w:rPr>
          <w:rFonts w:hint="eastAsia"/>
          <w:sz w:val="24"/>
        </w:rPr>
        <w:t>操作，可以使支部纪检干部完成在线考试的功能，查看</w:t>
      </w:r>
      <w:r w:rsidR="009C05E0">
        <w:rPr>
          <w:rFonts w:hint="eastAsia"/>
          <w:sz w:val="24"/>
        </w:rPr>
        <w:t>答题结果，对支部纪检干部的履职情况进行报告和分析。</w:t>
      </w:r>
    </w:p>
    <w:p w14:paraId="1AF10892" w14:textId="2AE41707" w:rsidR="00E3550E" w:rsidRDefault="009C05E0" w:rsidP="00E3550E">
      <w:pPr>
        <w:numPr>
          <w:ilvl w:val="0"/>
          <w:numId w:val="2"/>
        </w:numPr>
        <w:spacing w:line="288" w:lineRule="auto"/>
        <w:ind w:firstLineChars="200" w:firstLine="480"/>
        <w:rPr>
          <w:sz w:val="24"/>
        </w:rPr>
      </w:pPr>
      <w:r>
        <w:rPr>
          <w:rFonts w:hint="eastAsia"/>
          <w:sz w:val="24"/>
        </w:rPr>
        <w:t>监察对象信息管理</w:t>
      </w:r>
    </w:p>
    <w:p w14:paraId="719DBFE0" w14:textId="77777777" w:rsidR="00EE29B0" w:rsidRDefault="00EE29B0" w:rsidP="00E3550E">
      <w:pPr>
        <w:spacing w:line="288" w:lineRule="auto"/>
        <w:ind w:firstLineChars="200" w:firstLine="480"/>
        <w:rPr>
          <w:sz w:val="24"/>
        </w:rPr>
      </w:pPr>
      <w:r>
        <w:rPr>
          <w:rFonts w:hint="eastAsia"/>
          <w:sz w:val="24"/>
        </w:rPr>
        <w:t>监督对象信息管理模块主要分为检查对象信息管理模块和党政党纪处分管理模块。</w:t>
      </w:r>
    </w:p>
    <w:p w14:paraId="2BE298D7" w14:textId="69F3EFB8" w:rsidR="00E3550E" w:rsidRDefault="00EE29B0" w:rsidP="00E3550E">
      <w:pPr>
        <w:spacing w:line="288" w:lineRule="auto"/>
        <w:ind w:firstLineChars="200" w:firstLine="480"/>
        <w:rPr>
          <w:sz w:val="24"/>
        </w:rPr>
      </w:pPr>
      <w:r>
        <w:rPr>
          <w:rFonts w:hint="eastAsia"/>
          <w:sz w:val="24"/>
        </w:rPr>
        <w:t>监察对象信息管理模块的主要功能为</w:t>
      </w:r>
      <w:r w:rsidR="00443129">
        <w:rPr>
          <w:rFonts w:hint="eastAsia"/>
          <w:sz w:val="24"/>
        </w:rPr>
        <w:t>对监察对象信息的查询，支持通过文件批量导入监察对象，同时也可以选择单条增加监察对象（部分信息可以由字典选择），对监察对象信息的修改和删除操作，最后可以选择导出监察对象。党政党纪处分管理模块支持对党政党纪处分信息的查询操作，可以通过各种条件进行查询，支持导入党政党纪处分信息，</w:t>
      </w:r>
      <w:r w:rsidR="00D33E12">
        <w:rPr>
          <w:rFonts w:hint="eastAsia"/>
          <w:sz w:val="24"/>
        </w:rPr>
        <w:t>在导入时要确定一些条件，比如说，组织措施和党纪处分、政务处分不可同时存在，党纪处分和政务处分可以同时存在，组织措施、党纪处分、政务处分不可以同时为空，组织措施非空或者党纪处分、政务处分两项非空（党员），除了批量导入以外，同时也支持单条增加的功能（部分信息可以由字典进行选择），支持对党政党纪处分信息的修改和删除</w:t>
      </w:r>
      <w:r w:rsidR="00C65505">
        <w:rPr>
          <w:rFonts w:hint="eastAsia"/>
          <w:sz w:val="24"/>
        </w:rPr>
        <w:t>，导出功能支持选择导出字段、调整字段顺序、按照时间加单位的形式进行导出操作。</w:t>
      </w:r>
    </w:p>
    <w:p w14:paraId="4E4055C9" w14:textId="2CA2A57D" w:rsidR="003076A5" w:rsidRDefault="003076A5" w:rsidP="00E3550E">
      <w:pPr>
        <w:spacing w:line="288" w:lineRule="auto"/>
        <w:ind w:firstLineChars="200" w:firstLine="480"/>
        <w:rPr>
          <w:sz w:val="24"/>
        </w:rPr>
      </w:pPr>
      <w:r>
        <w:rPr>
          <w:rFonts w:hint="eastAsia"/>
          <w:sz w:val="24"/>
        </w:rPr>
        <w:t>监察对象信息管理模块主要为了管理监察对象的信息和对党政党纪处分信息的高效化管理和操作。</w:t>
      </w:r>
    </w:p>
    <w:p w14:paraId="2F0E34BE" w14:textId="2CA9AA30" w:rsidR="00E3550E" w:rsidRDefault="00C65505" w:rsidP="00E3550E">
      <w:pPr>
        <w:numPr>
          <w:ilvl w:val="0"/>
          <w:numId w:val="2"/>
        </w:numPr>
        <w:spacing w:line="288" w:lineRule="auto"/>
        <w:ind w:firstLineChars="200" w:firstLine="480"/>
        <w:rPr>
          <w:sz w:val="24"/>
        </w:rPr>
      </w:pPr>
      <w:r>
        <w:rPr>
          <w:rFonts w:hint="eastAsia"/>
          <w:sz w:val="24"/>
        </w:rPr>
        <w:t>重点人员管理模块</w:t>
      </w:r>
    </w:p>
    <w:p w14:paraId="779346A5" w14:textId="2F99AE4E" w:rsidR="00C65505" w:rsidRDefault="00C65505" w:rsidP="00E3550E">
      <w:pPr>
        <w:spacing w:line="288" w:lineRule="auto"/>
        <w:ind w:firstLineChars="200" w:firstLine="480"/>
        <w:rPr>
          <w:sz w:val="24"/>
        </w:rPr>
      </w:pPr>
      <w:r>
        <w:rPr>
          <w:rFonts w:hint="eastAsia"/>
          <w:sz w:val="24"/>
        </w:rPr>
        <w:t>重点人员管理模块的主要功能有子女升学筛查，婚丧嫁娶筛查（包括本人和亲属），廉洁从业提醒（包括本人和亲属），处分期、影响期内党员干部筛查。</w:t>
      </w:r>
    </w:p>
    <w:p w14:paraId="4F0A1F2F" w14:textId="7C8FA00F" w:rsidR="00E3550E" w:rsidRDefault="00C65505" w:rsidP="00BE055D">
      <w:pPr>
        <w:spacing w:line="288" w:lineRule="auto"/>
        <w:ind w:firstLineChars="200" w:firstLine="480"/>
        <w:rPr>
          <w:sz w:val="24"/>
        </w:rPr>
      </w:pPr>
      <w:r>
        <w:rPr>
          <w:rFonts w:hint="eastAsia"/>
          <w:sz w:val="24"/>
        </w:rPr>
        <w:t>子女升学筛查模块主要的功能通过设置年龄范围和身份证号进行条件查询，人工核准</w:t>
      </w:r>
      <w:r w:rsidR="00BE1EC7">
        <w:rPr>
          <w:rFonts w:hint="eastAsia"/>
          <w:sz w:val="24"/>
        </w:rPr>
        <w:t>、确认提醒、承诺书和廉洁提醒导出，用户可以上传廉洁提醒书和签字上传承诺书，如果用户没有签承诺的话，系统将会在六月份对用户进行自动提醒。婚丧嫁娶筛查模块的主要功能和子女升学筛查模块大同小异，同样也包括</w:t>
      </w:r>
      <w:r w:rsidR="00BE1EC7" w:rsidRPr="00BE1EC7">
        <w:rPr>
          <w:rFonts w:hint="eastAsia"/>
          <w:sz w:val="24"/>
        </w:rPr>
        <w:t>通过设置年龄范围和身份证号进行条件查询，</w:t>
      </w:r>
      <w:r w:rsidR="00BE055D">
        <w:rPr>
          <w:rFonts w:hint="eastAsia"/>
          <w:sz w:val="24"/>
        </w:rPr>
        <w:t>人工复核、确认提醒、承诺书和廉洁提醒导出</w:t>
      </w:r>
      <w:r w:rsidR="00E03994">
        <w:rPr>
          <w:rFonts w:hint="eastAsia"/>
          <w:sz w:val="24"/>
        </w:rPr>
        <w:t>，最后还支持廉洁提醒功能和承诺书的签字上传。廉洁从业提醒模块的主要功能包括业务往来企业信息的管理，包括对业务往来企业信息的查询、导入和导出功能，管理人员廉洁从业信息管理模块主要包括对从业信息的查询和导出功能，最后还</w:t>
      </w:r>
      <w:r w:rsidR="00E03994">
        <w:rPr>
          <w:rFonts w:hint="eastAsia"/>
          <w:sz w:val="24"/>
        </w:rPr>
        <w:lastRenderedPageBreak/>
        <w:t>有一个重点人员筛查功能</w:t>
      </w:r>
      <w:r w:rsidR="003076A5">
        <w:rPr>
          <w:rFonts w:hint="eastAsia"/>
          <w:sz w:val="24"/>
        </w:rPr>
        <w:t>。</w:t>
      </w:r>
    </w:p>
    <w:p w14:paraId="2CFC6679" w14:textId="5E9D50A3" w:rsidR="003076A5" w:rsidRDefault="007B2F20" w:rsidP="00BE055D">
      <w:pPr>
        <w:spacing w:line="288" w:lineRule="auto"/>
        <w:ind w:firstLineChars="200" w:firstLine="480"/>
        <w:rPr>
          <w:sz w:val="24"/>
        </w:rPr>
      </w:pPr>
      <w:r>
        <w:rPr>
          <w:rFonts w:hint="eastAsia"/>
          <w:sz w:val="24"/>
        </w:rPr>
        <w:t>重点人员管理模块主要是为了高效便捷的管理重点人员的重要事项，包括他们亲戚的一些事情，对人员的廉洁从业监督起到了重要的作用。</w:t>
      </w:r>
    </w:p>
    <w:p w14:paraId="525B36D3" w14:textId="5AEA1C7C" w:rsidR="00E3550E" w:rsidRDefault="001A7EBD" w:rsidP="00E3550E">
      <w:pPr>
        <w:numPr>
          <w:ilvl w:val="0"/>
          <w:numId w:val="2"/>
        </w:numPr>
        <w:spacing w:line="288" w:lineRule="auto"/>
        <w:ind w:firstLineChars="200" w:firstLine="480"/>
        <w:rPr>
          <w:sz w:val="24"/>
        </w:rPr>
      </w:pPr>
      <w:r>
        <w:rPr>
          <w:rFonts w:hint="eastAsia"/>
          <w:sz w:val="24"/>
        </w:rPr>
        <w:t>监督检查管理模块</w:t>
      </w:r>
    </w:p>
    <w:p w14:paraId="3FF61F45" w14:textId="6EBCDF27" w:rsidR="001A7EBD" w:rsidRDefault="001A7EBD" w:rsidP="00E3550E">
      <w:pPr>
        <w:spacing w:line="288" w:lineRule="auto"/>
        <w:ind w:firstLineChars="200" w:firstLine="480"/>
        <w:rPr>
          <w:sz w:val="24"/>
        </w:rPr>
      </w:pPr>
      <w:r>
        <w:rPr>
          <w:rFonts w:hint="eastAsia"/>
          <w:sz w:val="24"/>
        </w:rPr>
        <w:t>监督检查管理模块</w:t>
      </w:r>
      <w:r w:rsidR="00236C78">
        <w:rPr>
          <w:rFonts w:hint="eastAsia"/>
          <w:sz w:val="24"/>
        </w:rPr>
        <w:t>主要包括以下</w:t>
      </w:r>
      <w:r w:rsidR="00236C78">
        <w:rPr>
          <w:rFonts w:hint="eastAsia"/>
          <w:sz w:val="24"/>
        </w:rPr>
        <w:t>3</w:t>
      </w:r>
      <w:r w:rsidR="00236C78">
        <w:rPr>
          <w:rFonts w:hint="eastAsia"/>
          <w:sz w:val="24"/>
        </w:rPr>
        <w:t>个功能模块：工作运行计划管理、落实上级通知和工作完成情况统计。</w:t>
      </w:r>
    </w:p>
    <w:p w14:paraId="5EC9D5F9" w14:textId="1826B60E" w:rsidR="00236C78" w:rsidRDefault="00236C78" w:rsidP="00E3550E">
      <w:pPr>
        <w:spacing w:line="288" w:lineRule="auto"/>
        <w:ind w:firstLineChars="200" w:firstLine="480"/>
        <w:rPr>
          <w:sz w:val="24"/>
        </w:rPr>
      </w:pPr>
      <w:r>
        <w:rPr>
          <w:rFonts w:hint="eastAsia"/>
          <w:sz w:val="24"/>
        </w:rPr>
        <w:t>工作运行计划管理模块主要包括可以通过文件批量导入工作运行计划。通过各种条件对工作运行计划进行查询，支持导出工作运行计划，当月未完成的任务可以在月末时对用户进行工作提醒，同时，工作运行计划管理模块也支持对完成情况的操作，包括上传工作运行计划报告和对工作运行计划完成的确认功能。落实上级通知功能模块主要包括了通知登记表管理</w:t>
      </w:r>
      <w:r w:rsidR="00B91107">
        <w:rPr>
          <w:rFonts w:hint="eastAsia"/>
          <w:sz w:val="24"/>
        </w:rPr>
        <w:t>，</w:t>
      </w:r>
      <w:r>
        <w:rPr>
          <w:rFonts w:hint="eastAsia"/>
          <w:sz w:val="24"/>
        </w:rPr>
        <w:t>对上级通知落实的完成时间提醒。对落实上级通知的管理</w:t>
      </w:r>
      <w:r w:rsidR="00B91107">
        <w:rPr>
          <w:rFonts w:hint="eastAsia"/>
          <w:sz w:val="24"/>
        </w:rPr>
        <w:t>，</w:t>
      </w:r>
      <w:r>
        <w:rPr>
          <w:rFonts w:hint="eastAsia"/>
          <w:sz w:val="24"/>
        </w:rPr>
        <w:t>包括本</w:t>
      </w:r>
      <w:r w:rsidR="00B91107">
        <w:rPr>
          <w:rFonts w:hint="eastAsia"/>
          <w:sz w:val="24"/>
        </w:rPr>
        <w:t>部</w:t>
      </w:r>
      <w:r>
        <w:rPr>
          <w:rFonts w:hint="eastAsia"/>
          <w:sz w:val="24"/>
        </w:rPr>
        <w:t>的上传多种落实证明</w:t>
      </w:r>
      <w:r w:rsidR="00B91107">
        <w:rPr>
          <w:rFonts w:hint="eastAsia"/>
          <w:sz w:val="24"/>
        </w:rPr>
        <w:t>材料</w:t>
      </w:r>
      <w:r>
        <w:rPr>
          <w:rFonts w:hint="eastAsia"/>
          <w:sz w:val="24"/>
        </w:rPr>
        <w:t>和支部的上传多种落实证明材料</w:t>
      </w:r>
      <w:r w:rsidR="00B91107">
        <w:rPr>
          <w:rFonts w:hint="eastAsia"/>
          <w:sz w:val="24"/>
        </w:rPr>
        <w:t>，</w:t>
      </w:r>
      <w:r>
        <w:rPr>
          <w:rFonts w:hint="eastAsia"/>
          <w:sz w:val="24"/>
        </w:rPr>
        <w:t>同时也支持将落实上级通知的情况进行导出操作。</w:t>
      </w:r>
      <w:r w:rsidR="00B91107">
        <w:rPr>
          <w:rFonts w:hint="eastAsia"/>
          <w:sz w:val="24"/>
        </w:rPr>
        <w:t>工作完成情况统计包括工作计划和上级的临时通知。此模块主要包括对工作完成情况的查询和导出操作。</w:t>
      </w:r>
    </w:p>
    <w:p w14:paraId="2022EA90" w14:textId="05B8DCBF" w:rsidR="00B91107" w:rsidRDefault="00B91107" w:rsidP="00E3550E">
      <w:pPr>
        <w:spacing w:line="288" w:lineRule="auto"/>
        <w:ind w:firstLineChars="200" w:firstLine="480"/>
        <w:rPr>
          <w:sz w:val="24"/>
        </w:rPr>
      </w:pPr>
      <w:r>
        <w:rPr>
          <w:rFonts w:hint="eastAsia"/>
          <w:sz w:val="24"/>
        </w:rPr>
        <w:t>监督检查管理模块主要的功能就是对企业的工作计划和上级的通知，还有工作完成情况这</w:t>
      </w:r>
      <w:r>
        <w:rPr>
          <w:rFonts w:hint="eastAsia"/>
          <w:sz w:val="24"/>
        </w:rPr>
        <w:t>3</w:t>
      </w:r>
      <w:r>
        <w:rPr>
          <w:rFonts w:hint="eastAsia"/>
          <w:sz w:val="24"/>
        </w:rPr>
        <w:t>个大的方面进行简单并且高效的管理。对于企业的纪检工作进度起到了非常重要的作用</w:t>
      </w:r>
    </w:p>
    <w:p w14:paraId="177F92C7" w14:textId="04724F3D" w:rsidR="00B91107" w:rsidRDefault="001A37B1" w:rsidP="00B91107">
      <w:pPr>
        <w:numPr>
          <w:ilvl w:val="0"/>
          <w:numId w:val="2"/>
        </w:numPr>
        <w:spacing w:line="288" w:lineRule="auto"/>
        <w:ind w:firstLineChars="200" w:firstLine="480"/>
        <w:rPr>
          <w:sz w:val="24"/>
        </w:rPr>
      </w:pPr>
      <w:r>
        <w:rPr>
          <w:rFonts w:hint="eastAsia"/>
          <w:sz w:val="24"/>
        </w:rPr>
        <w:t>党风监督管理</w:t>
      </w:r>
      <w:r w:rsidR="00B91107">
        <w:rPr>
          <w:rFonts w:hint="eastAsia"/>
          <w:sz w:val="24"/>
        </w:rPr>
        <w:t>模块</w:t>
      </w:r>
    </w:p>
    <w:p w14:paraId="5D03B857" w14:textId="1D685EC6" w:rsidR="00B91107" w:rsidRDefault="00B91107" w:rsidP="00B91107">
      <w:pPr>
        <w:spacing w:line="288" w:lineRule="auto"/>
        <w:ind w:firstLineChars="200" w:firstLine="480"/>
        <w:rPr>
          <w:sz w:val="24"/>
        </w:rPr>
      </w:pPr>
      <w:r>
        <w:rPr>
          <w:rFonts w:hint="eastAsia"/>
          <w:sz w:val="24"/>
        </w:rPr>
        <w:t>党风监督管理模块主要包括</w:t>
      </w:r>
      <w:r>
        <w:rPr>
          <w:rFonts w:hint="eastAsia"/>
          <w:sz w:val="24"/>
        </w:rPr>
        <w:t>2</w:t>
      </w:r>
      <w:r>
        <w:rPr>
          <w:rFonts w:hint="eastAsia"/>
          <w:sz w:val="24"/>
        </w:rPr>
        <w:t>个大的部分，一个是履行责任监督模块和另一个是支部责任落实督促模块。</w:t>
      </w:r>
    </w:p>
    <w:p w14:paraId="48088D33" w14:textId="16DA0D94" w:rsidR="00B91107" w:rsidRDefault="00B91107" w:rsidP="00B91107">
      <w:pPr>
        <w:spacing w:line="288" w:lineRule="auto"/>
        <w:ind w:firstLineChars="200" w:firstLine="480"/>
        <w:rPr>
          <w:sz w:val="24"/>
        </w:rPr>
      </w:pPr>
      <w:r>
        <w:rPr>
          <w:rFonts w:hint="eastAsia"/>
          <w:sz w:val="24"/>
        </w:rPr>
        <w:t>履行责任监督模块主要包括按照年份进行统计资料完整性的检查。同时也支持按照年份进行导出的操作，支部责任落实督促模块则主要负责支部工作完成情况的报告的上传。</w:t>
      </w:r>
    </w:p>
    <w:p w14:paraId="5CA39F89" w14:textId="4392AA86" w:rsidR="00B91107" w:rsidRDefault="001A37B1" w:rsidP="00B91107">
      <w:pPr>
        <w:spacing w:line="288" w:lineRule="auto"/>
        <w:ind w:firstLineChars="200" w:firstLine="480"/>
        <w:rPr>
          <w:sz w:val="24"/>
        </w:rPr>
      </w:pPr>
      <w:r>
        <w:rPr>
          <w:rFonts w:hint="eastAsia"/>
          <w:sz w:val="24"/>
        </w:rPr>
        <w:t>党风监督管理模块主要的功能是对支部工作的一些考核和对履行责任监督模块的资料进行按照年份的统计等操作。</w:t>
      </w:r>
    </w:p>
    <w:p w14:paraId="0C2C2D9A" w14:textId="1A2363B7" w:rsidR="00B91107" w:rsidRDefault="001A37B1" w:rsidP="00B91107">
      <w:pPr>
        <w:numPr>
          <w:ilvl w:val="0"/>
          <w:numId w:val="2"/>
        </w:numPr>
        <w:spacing w:line="288" w:lineRule="auto"/>
        <w:ind w:firstLineChars="200" w:firstLine="480"/>
        <w:rPr>
          <w:sz w:val="24"/>
        </w:rPr>
      </w:pPr>
      <w:r>
        <w:rPr>
          <w:rFonts w:hint="eastAsia"/>
          <w:sz w:val="24"/>
        </w:rPr>
        <w:t>规章制度管理模块</w:t>
      </w:r>
    </w:p>
    <w:p w14:paraId="6F3BD250" w14:textId="0723E64E" w:rsidR="001A37B1" w:rsidRDefault="001A37B1" w:rsidP="00B91107">
      <w:pPr>
        <w:spacing w:line="288" w:lineRule="auto"/>
        <w:ind w:firstLineChars="200" w:firstLine="480"/>
        <w:rPr>
          <w:sz w:val="24"/>
        </w:rPr>
      </w:pPr>
      <w:r>
        <w:rPr>
          <w:rFonts w:hint="eastAsia"/>
          <w:sz w:val="24"/>
        </w:rPr>
        <w:t>规章制度管理模块主要只有</w:t>
      </w:r>
      <w:r>
        <w:rPr>
          <w:rFonts w:hint="eastAsia"/>
          <w:sz w:val="24"/>
        </w:rPr>
        <w:t>2</w:t>
      </w:r>
      <w:r>
        <w:rPr>
          <w:rFonts w:hint="eastAsia"/>
          <w:sz w:val="24"/>
        </w:rPr>
        <w:t>个功能。一个是按照文件名查询规章制度，另一个则是按照内容查询规章制度。</w:t>
      </w:r>
    </w:p>
    <w:p w14:paraId="17FD6AFB" w14:textId="3DD0728F" w:rsidR="00B91107" w:rsidRDefault="001A37B1" w:rsidP="00B91107">
      <w:pPr>
        <w:spacing w:line="288" w:lineRule="auto"/>
        <w:ind w:firstLineChars="200" w:firstLine="480"/>
        <w:rPr>
          <w:sz w:val="24"/>
        </w:rPr>
      </w:pPr>
      <w:r>
        <w:rPr>
          <w:rFonts w:hint="eastAsia"/>
          <w:sz w:val="24"/>
        </w:rPr>
        <w:t>对于规章制度的查询主要分为两种，一种是按照文件名进行查询规章制度，这种查询方式比较普通，采用模糊查询的方式来匹配文件名中是否有符合查询条件的字符。而按照内容查询规章制度的话。</w:t>
      </w:r>
      <w:r>
        <w:rPr>
          <w:rFonts w:hint="eastAsia"/>
          <w:sz w:val="24"/>
        </w:rPr>
        <w:t>TODO</w:t>
      </w:r>
    </w:p>
    <w:p w14:paraId="6FFDEA56" w14:textId="18E6A2B1" w:rsidR="00B91107" w:rsidRDefault="001A37B1" w:rsidP="00B91107">
      <w:pPr>
        <w:numPr>
          <w:ilvl w:val="0"/>
          <w:numId w:val="2"/>
        </w:numPr>
        <w:spacing w:line="288" w:lineRule="auto"/>
        <w:ind w:firstLineChars="200" w:firstLine="480"/>
        <w:rPr>
          <w:sz w:val="24"/>
        </w:rPr>
      </w:pPr>
      <w:r>
        <w:rPr>
          <w:rFonts w:hint="eastAsia"/>
          <w:sz w:val="24"/>
        </w:rPr>
        <w:t>系统管理模块</w:t>
      </w:r>
    </w:p>
    <w:p w14:paraId="44AA5207" w14:textId="0DA5857A" w:rsidR="00F13F4D" w:rsidRDefault="00F13F4D" w:rsidP="00B91107">
      <w:pPr>
        <w:spacing w:line="288" w:lineRule="auto"/>
        <w:ind w:firstLineChars="200" w:firstLine="480"/>
        <w:rPr>
          <w:sz w:val="24"/>
        </w:rPr>
      </w:pPr>
      <w:r>
        <w:rPr>
          <w:rFonts w:hint="eastAsia"/>
          <w:sz w:val="24"/>
        </w:rPr>
        <w:t>系统管理模块主要分为六大模块。分别为支部信息管理、数据字典管理、用户管理、题库维护、试卷管理和规章制度管理。</w:t>
      </w:r>
    </w:p>
    <w:p w14:paraId="40A76E2A" w14:textId="05F48B1B" w:rsidR="00B91107" w:rsidRDefault="00F13F4D" w:rsidP="00B91107">
      <w:pPr>
        <w:spacing w:line="288" w:lineRule="auto"/>
        <w:ind w:firstLineChars="200" w:firstLine="480"/>
        <w:rPr>
          <w:sz w:val="24"/>
        </w:rPr>
      </w:pPr>
      <w:r>
        <w:rPr>
          <w:rFonts w:hint="eastAsia"/>
          <w:sz w:val="24"/>
        </w:rPr>
        <w:t>其中，支部信息管理模块主要是对支部的信息进行比较基础的操作，包括但不限于，增、删、改、查、导入和导出功能。数据字典模块则主要是为了智慧纪检平</w:t>
      </w:r>
      <w:r>
        <w:rPr>
          <w:rFonts w:hint="eastAsia"/>
          <w:sz w:val="24"/>
        </w:rPr>
        <w:lastRenderedPageBreak/>
        <w:t>台服务，在此功能模块中定义了常用的</w:t>
      </w:r>
      <w:r>
        <w:rPr>
          <w:rFonts w:hint="eastAsia"/>
          <w:sz w:val="24"/>
        </w:rPr>
        <w:t>10</w:t>
      </w:r>
      <w:r>
        <w:rPr>
          <w:rFonts w:hint="eastAsia"/>
          <w:sz w:val="24"/>
        </w:rPr>
        <w:t>种数据字典，包括职称、分级分类、职级、熟悉专业、从事纪检工作年限、单位类别、履行责任项、人员类别、违法行为和司法处理情况。这</w:t>
      </w:r>
      <w:r>
        <w:rPr>
          <w:rFonts w:hint="eastAsia"/>
          <w:sz w:val="24"/>
        </w:rPr>
        <w:t>10</w:t>
      </w:r>
      <w:r>
        <w:rPr>
          <w:rFonts w:hint="eastAsia"/>
          <w:sz w:val="24"/>
        </w:rPr>
        <w:t>种数据字典对于整个系统来说都是非常重要的，因为这些数据字典几乎在每个功能模块中都被涉猎到了，完成一个优秀的数据字典对于整个系统来说都算是磨刀不误砍柴工。</w:t>
      </w:r>
      <w:r w:rsidR="00F92B18">
        <w:rPr>
          <w:rFonts w:hint="eastAsia"/>
          <w:sz w:val="24"/>
        </w:rPr>
        <w:t>用户管理模块则主要是为了纪检管理人员能够录入用户数据，并且对用户角色进行管理与授权操作，确保了每一个用户的权限都在可接受的范围之内，对于整个系统的安全性和稳定性都有了极大的保障。题库维护模块主要是为了给纪检干部进行出题等操作。它和后面的试卷管理模块相互配合，完成了一套相对功能较为完善的在线考试系统。题库维护模块不仅支持批量导入，而且支持手动创建单选题、多选题和判断题，并对前端的页面进行了特殊的优化，使得用户在录入题目的时候获得最佳的体验。在后端中也对题目的类型和对应的答案进行了诸多的判断，保证了题目的稳定性。因为题目一旦生成之后，如果再要进行修改或删除操作的话，会导致试卷信息完整性不能保障，进而导致整个试卷的崩溃。所以题库维护模块只仅仅支持新增题目，如若修改和删除题目的话，就会对试卷产生影响，故不予以修改或删除权限。</w:t>
      </w:r>
      <w:r w:rsidR="00C36EA4">
        <w:rPr>
          <w:rFonts w:hint="eastAsia"/>
          <w:sz w:val="24"/>
        </w:rPr>
        <w:t>试卷管理模块主要是为了创建试卷，在创建试卷的同时可以进行一些设置，包括起止日期、截止日期和各种题目类型的题目数量和分数的选择。可以对每一类题目设置不同的个数和分数。整个创建试卷的过程非常灵活，几乎所有的需求都可以自定义来操作。规章制度管理模块则支持多种格式的规章制度的文件的上传，同时包括了对规章制度文件的增删改查等基本操作。</w:t>
      </w:r>
    </w:p>
    <w:p w14:paraId="1FF94EC0" w14:textId="48B99ABC" w:rsidR="00B91107" w:rsidRPr="00B91107" w:rsidRDefault="00C9151C" w:rsidP="00E3550E">
      <w:pPr>
        <w:spacing w:line="288" w:lineRule="auto"/>
        <w:ind w:firstLineChars="200" w:firstLine="480"/>
        <w:rPr>
          <w:sz w:val="24"/>
        </w:rPr>
      </w:pPr>
      <w:r>
        <w:rPr>
          <w:rFonts w:hint="eastAsia"/>
          <w:sz w:val="24"/>
        </w:rPr>
        <w:t>整个系统管理模块可以算得上是智慧</w:t>
      </w:r>
      <w:r w:rsidR="003A7CA6">
        <w:rPr>
          <w:rFonts w:hint="eastAsia"/>
          <w:sz w:val="24"/>
        </w:rPr>
        <w:t>纪检</w:t>
      </w:r>
      <w:r>
        <w:rPr>
          <w:rFonts w:hint="eastAsia"/>
          <w:sz w:val="24"/>
        </w:rPr>
        <w:t>平台这个系统中最为重要的一个模块了</w:t>
      </w:r>
      <w:r w:rsidR="003A7CA6">
        <w:rPr>
          <w:rFonts w:hint="eastAsia"/>
          <w:sz w:val="24"/>
        </w:rPr>
        <w:t>。在这个模块中不仅完成了数据字典的管理，而且还有支部信息和用户管理的功能，最后还有一个在线考试的系统，整个功能模块的工作量和难度都是非常有挑战性的。完成之后，系统管理模块的功能将会非常强大。</w:t>
      </w:r>
    </w:p>
    <w:p w14:paraId="5E30F5D7" w14:textId="77777777" w:rsidR="00E3550E" w:rsidRDefault="00E3550E" w:rsidP="00E3550E">
      <w:pPr>
        <w:pStyle w:val="2"/>
        <w:spacing w:beforeLines="100" w:before="312" w:afterLines="100" w:after="312" w:line="288" w:lineRule="auto"/>
        <w:rPr>
          <w:rFonts w:ascii="Times New Roman" w:hAnsi="Times New Roman"/>
          <w:b w:val="0"/>
          <w:color w:val="000000"/>
          <w:sz w:val="30"/>
          <w:szCs w:val="30"/>
        </w:rPr>
      </w:pPr>
      <w:bookmarkStart w:id="115" w:name="_Toc101728940"/>
      <w:r>
        <w:rPr>
          <w:rFonts w:ascii="Times New Roman" w:hAnsi="Times New Roman" w:hint="eastAsia"/>
          <w:b w:val="0"/>
          <w:color w:val="000000"/>
          <w:sz w:val="30"/>
          <w:szCs w:val="30"/>
        </w:rPr>
        <w:t>4.</w:t>
      </w:r>
      <w:r>
        <w:rPr>
          <w:rFonts w:ascii="Times New Roman" w:hAnsi="Times New Roman"/>
          <w:b w:val="0"/>
          <w:color w:val="000000"/>
          <w:sz w:val="30"/>
          <w:szCs w:val="30"/>
        </w:rPr>
        <w:t>2</w:t>
      </w:r>
      <w:r>
        <w:rPr>
          <w:rFonts w:ascii="Times New Roman" w:hAnsi="Times New Roman" w:hint="eastAsia"/>
          <w:b w:val="0"/>
          <w:color w:val="000000"/>
          <w:sz w:val="30"/>
          <w:szCs w:val="30"/>
        </w:rPr>
        <w:t xml:space="preserve"> </w:t>
      </w:r>
      <w:bookmarkEnd w:id="111"/>
      <w:bookmarkEnd w:id="112"/>
      <w:bookmarkEnd w:id="113"/>
      <w:bookmarkEnd w:id="114"/>
      <w:r>
        <w:rPr>
          <w:rFonts w:ascii="Times New Roman" w:hAnsi="Times New Roman" w:hint="eastAsia"/>
          <w:b w:val="0"/>
          <w:color w:val="000000"/>
          <w:sz w:val="30"/>
          <w:szCs w:val="30"/>
        </w:rPr>
        <w:t>系统数据库设计</w:t>
      </w:r>
      <w:bookmarkEnd w:id="115"/>
    </w:p>
    <w:p w14:paraId="17542B86" w14:textId="51847B41" w:rsidR="00E3550E" w:rsidRDefault="00E3550E" w:rsidP="00E3550E">
      <w:pPr>
        <w:spacing w:line="288" w:lineRule="auto"/>
        <w:ind w:firstLineChars="200" w:firstLine="480"/>
      </w:pPr>
      <w:r>
        <w:rPr>
          <w:rFonts w:hint="eastAsia"/>
          <w:sz w:val="24"/>
          <w:szCs w:val="22"/>
        </w:rPr>
        <w:t>数据库技术是信息资源管理最有效的手段。数据库设计是建立数据库及其应用系统的核心和基础，它要求对于指定的应用环境，构造出较优的数据库模式，建立起数据库应用系统，并使系统能有效地存储数据，满足用户的各种应用需求。本节是对</w:t>
      </w:r>
      <w:r w:rsidR="00B223A7">
        <w:rPr>
          <w:rFonts w:hint="eastAsia"/>
          <w:sz w:val="24"/>
          <w:szCs w:val="22"/>
        </w:rPr>
        <w:t>智慧纪检平台</w:t>
      </w:r>
      <w:r>
        <w:rPr>
          <w:rFonts w:hint="eastAsia"/>
          <w:sz w:val="24"/>
          <w:szCs w:val="22"/>
        </w:rPr>
        <w:t>的数据库设计</w:t>
      </w:r>
      <w:r w:rsidR="00CB3160">
        <w:rPr>
          <w:rFonts w:hint="eastAsia"/>
          <w:sz w:val="24"/>
          <w:szCs w:val="22"/>
        </w:rPr>
        <w:t>的相关介绍</w:t>
      </w:r>
      <w:r>
        <w:rPr>
          <w:rFonts w:hint="eastAsia"/>
          <w:sz w:val="24"/>
          <w:szCs w:val="22"/>
        </w:rPr>
        <w:t>。</w:t>
      </w:r>
    </w:p>
    <w:p w14:paraId="1316752C" w14:textId="77777777" w:rsidR="00E3550E" w:rsidRDefault="00E3550E" w:rsidP="00E3550E">
      <w:pPr>
        <w:pStyle w:val="3"/>
        <w:spacing w:beforeLines="100" w:before="312" w:after="0" w:line="288" w:lineRule="auto"/>
        <w:ind w:left="960" w:hangingChars="343" w:hanging="960"/>
        <w:rPr>
          <w:rFonts w:ascii="黑体" w:eastAsia="黑体" w:hAnsi="黑体"/>
          <w:b w:val="0"/>
          <w:color w:val="000000"/>
          <w:sz w:val="28"/>
          <w:szCs w:val="28"/>
        </w:rPr>
      </w:pPr>
      <w:bookmarkStart w:id="116" w:name="_Toc101728941"/>
      <w:r>
        <w:rPr>
          <w:rFonts w:ascii="黑体" w:eastAsia="黑体" w:hAnsi="黑体" w:hint="eastAsia"/>
          <w:b w:val="0"/>
          <w:color w:val="000000"/>
          <w:sz w:val="28"/>
          <w:szCs w:val="28"/>
        </w:rPr>
        <w:t>4.2.1 数据库概念结构设计</w:t>
      </w:r>
      <w:bookmarkEnd w:id="116"/>
    </w:p>
    <w:p w14:paraId="5F99C304" w14:textId="0A217902" w:rsidR="00E3550E" w:rsidRDefault="00CB3160" w:rsidP="00E3550E">
      <w:pPr>
        <w:spacing w:line="288" w:lineRule="auto"/>
        <w:ind w:firstLineChars="200" w:firstLine="480"/>
        <w:rPr>
          <w:sz w:val="24"/>
          <w:szCs w:val="22"/>
        </w:rPr>
      </w:pPr>
      <w:r>
        <w:rPr>
          <w:rFonts w:hint="eastAsia"/>
          <w:sz w:val="24"/>
          <w:szCs w:val="22"/>
        </w:rPr>
        <w:t>智慧纪检平台</w:t>
      </w:r>
      <w:r w:rsidR="00E3550E">
        <w:rPr>
          <w:rFonts w:hint="eastAsia"/>
          <w:sz w:val="24"/>
          <w:szCs w:val="22"/>
        </w:rPr>
        <w:t>主要涉及到的</w:t>
      </w:r>
      <w:r>
        <w:rPr>
          <w:rFonts w:hint="eastAsia"/>
          <w:sz w:val="24"/>
          <w:szCs w:val="22"/>
        </w:rPr>
        <w:t>实体有</w:t>
      </w:r>
      <w:r>
        <w:rPr>
          <w:rFonts w:hint="eastAsia"/>
          <w:sz w:val="24"/>
          <w:szCs w:val="22"/>
        </w:rPr>
        <w:t>7</w:t>
      </w:r>
      <w:r>
        <w:rPr>
          <w:sz w:val="24"/>
          <w:szCs w:val="22"/>
        </w:rPr>
        <w:t>2</w:t>
      </w:r>
      <w:r>
        <w:rPr>
          <w:rFonts w:hint="eastAsia"/>
          <w:sz w:val="24"/>
          <w:szCs w:val="22"/>
        </w:rPr>
        <w:t>个之多</w:t>
      </w:r>
      <w:r w:rsidR="00E3550E">
        <w:rPr>
          <w:rFonts w:hint="eastAsia"/>
          <w:sz w:val="24"/>
          <w:szCs w:val="22"/>
        </w:rPr>
        <w:t>。</w:t>
      </w:r>
      <w:r>
        <w:rPr>
          <w:rFonts w:hint="eastAsia"/>
          <w:sz w:val="24"/>
          <w:szCs w:val="22"/>
        </w:rPr>
        <w:t>将会在数据表中进行详细的介绍。</w:t>
      </w:r>
    </w:p>
    <w:p w14:paraId="28DB6CD6" w14:textId="77777777" w:rsidR="00E3550E" w:rsidRDefault="00E3550E" w:rsidP="00E3550E">
      <w:pPr>
        <w:spacing w:line="288" w:lineRule="auto"/>
        <w:ind w:firstLineChars="200" w:firstLine="480"/>
        <w:rPr>
          <w:sz w:val="24"/>
          <w:szCs w:val="22"/>
        </w:rPr>
      </w:pPr>
      <w:r>
        <w:rPr>
          <w:rFonts w:hint="eastAsia"/>
          <w:sz w:val="24"/>
          <w:szCs w:val="22"/>
        </w:rPr>
        <w:lastRenderedPageBreak/>
        <w:t>用户实体是存放用户具体信息的实体，其属性主要有：用户</w:t>
      </w:r>
      <w:r>
        <w:rPr>
          <w:rFonts w:hint="eastAsia"/>
          <w:sz w:val="24"/>
          <w:szCs w:val="22"/>
        </w:rPr>
        <w:t>ID</w:t>
      </w:r>
      <w:r>
        <w:rPr>
          <w:rFonts w:hint="eastAsia"/>
          <w:sz w:val="24"/>
          <w:szCs w:val="22"/>
        </w:rPr>
        <w:t>、用户密码、用户手机号、用户昵称、用户性别、创建时间、修改时间等。</w:t>
      </w:r>
    </w:p>
    <w:p w14:paraId="04EB154D" w14:textId="77777777" w:rsidR="00E3550E" w:rsidRDefault="00E3550E" w:rsidP="00E3550E">
      <w:pPr>
        <w:spacing w:line="288" w:lineRule="auto"/>
        <w:ind w:firstLineChars="200" w:firstLine="480"/>
        <w:rPr>
          <w:sz w:val="24"/>
          <w:szCs w:val="22"/>
        </w:rPr>
      </w:pPr>
      <w:r>
        <w:rPr>
          <w:rFonts w:hint="eastAsia"/>
          <w:sz w:val="24"/>
          <w:szCs w:val="22"/>
        </w:rPr>
        <w:t>品类实体是用来存放门店所属品类信息的实体，其属性主要有：品类</w:t>
      </w:r>
      <w:r>
        <w:rPr>
          <w:rFonts w:hint="eastAsia"/>
          <w:sz w:val="24"/>
          <w:szCs w:val="22"/>
        </w:rPr>
        <w:t>ID</w:t>
      </w:r>
      <w:r>
        <w:rPr>
          <w:rFonts w:hint="eastAsia"/>
          <w:sz w:val="24"/>
          <w:szCs w:val="22"/>
        </w:rPr>
        <w:t>、品类名称、品类标志图片、品类显示优先级、创建时间、修改时间等。</w:t>
      </w:r>
    </w:p>
    <w:p w14:paraId="499CF05B" w14:textId="77777777" w:rsidR="00E3550E" w:rsidRDefault="00E3550E" w:rsidP="00E3550E">
      <w:pPr>
        <w:spacing w:line="288" w:lineRule="auto"/>
        <w:ind w:firstLineChars="200" w:firstLine="480"/>
        <w:rPr>
          <w:sz w:val="24"/>
          <w:szCs w:val="22"/>
        </w:rPr>
      </w:pPr>
      <w:r>
        <w:rPr>
          <w:rFonts w:hint="eastAsia"/>
          <w:sz w:val="24"/>
          <w:szCs w:val="22"/>
        </w:rPr>
        <w:t>商户实体是存放商户具体信息的实体，其属性主要有：商户</w:t>
      </w:r>
      <w:r>
        <w:rPr>
          <w:rFonts w:hint="eastAsia"/>
          <w:sz w:val="24"/>
          <w:szCs w:val="22"/>
        </w:rPr>
        <w:t>ID</w:t>
      </w:r>
      <w:r>
        <w:rPr>
          <w:rFonts w:hint="eastAsia"/>
          <w:sz w:val="24"/>
          <w:szCs w:val="22"/>
        </w:rPr>
        <w:t>、商户名称、商户评分、是否禁用标识、创建时间、修改时间等。</w:t>
      </w:r>
    </w:p>
    <w:p w14:paraId="24BDB48B" w14:textId="77777777" w:rsidR="00E3550E" w:rsidRDefault="00E3550E" w:rsidP="00E3550E">
      <w:pPr>
        <w:spacing w:line="288" w:lineRule="auto"/>
        <w:ind w:firstLineChars="200" w:firstLine="480"/>
        <w:rPr>
          <w:sz w:val="24"/>
          <w:szCs w:val="22"/>
        </w:rPr>
      </w:pPr>
      <w:r>
        <w:rPr>
          <w:rFonts w:hint="eastAsia"/>
          <w:sz w:val="24"/>
          <w:szCs w:val="22"/>
        </w:rPr>
        <w:t>门店实体是存放门店具体信息的实体，其属性主要有：门店</w:t>
      </w:r>
      <w:r>
        <w:rPr>
          <w:rFonts w:hint="eastAsia"/>
          <w:sz w:val="24"/>
          <w:szCs w:val="22"/>
        </w:rPr>
        <w:t>ID</w:t>
      </w:r>
      <w:r>
        <w:rPr>
          <w:rFonts w:hint="eastAsia"/>
          <w:sz w:val="24"/>
          <w:szCs w:val="22"/>
        </w:rPr>
        <w:t>、门店名称、门店评分、人均价格、门店地理位置纬度信息、门店地理位置经度信息、所属品类</w:t>
      </w:r>
      <w:r>
        <w:rPr>
          <w:rFonts w:hint="eastAsia"/>
          <w:sz w:val="24"/>
          <w:szCs w:val="22"/>
        </w:rPr>
        <w:t>ID</w:t>
      </w:r>
      <w:r>
        <w:rPr>
          <w:rFonts w:hint="eastAsia"/>
          <w:sz w:val="24"/>
          <w:szCs w:val="22"/>
        </w:rPr>
        <w:t>、标签、营业时间、关闭时间、门店地址、门店所属商户</w:t>
      </w:r>
      <w:r>
        <w:rPr>
          <w:rFonts w:hint="eastAsia"/>
          <w:sz w:val="24"/>
          <w:szCs w:val="22"/>
        </w:rPr>
        <w:t>ID</w:t>
      </w:r>
      <w:r>
        <w:rPr>
          <w:rFonts w:hint="eastAsia"/>
          <w:sz w:val="24"/>
          <w:szCs w:val="22"/>
        </w:rPr>
        <w:t>、门店标志图片、创建时间、修改时间等。图</w:t>
      </w:r>
      <w:r>
        <w:rPr>
          <w:rFonts w:hint="eastAsia"/>
          <w:sz w:val="24"/>
          <w:szCs w:val="22"/>
        </w:rPr>
        <w:t>4-2</w:t>
      </w:r>
      <w:r>
        <w:rPr>
          <w:rFonts w:hint="eastAsia"/>
          <w:sz w:val="24"/>
          <w:szCs w:val="22"/>
        </w:rPr>
        <w:t>为系统的</w:t>
      </w:r>
      <w:r>
        <w:rPr>
          <w:rFonts w:hint="eastAsia"/>
          <w:sz w:val="24"/>
          <w:szCs w:val="22"/>
        </w:rPr>
        <w:t>E-R</w:t>
      </w:r>
      <w:r>
        <w:rPr>
          <w:rFonts w:hint="eastAsia"/>
          <w:sz w:val="24"/>
          <w:szCs w:val="22"/>
        </w:rPr>
        <w:t>图。</w:t>
      </w:r>
    </w:p>
    <w:p w14:paraId="1CC3F80A" w14:textId="77777777" w:rsidR="00E3550E" w:rsidRDefault="00E3550E" w:rsidP="00E3550E">
      <w:pPr>
        <w:spacing w:line="288" w:lineRule="auto"/>
        <w:ind w:firstLineChars="200" w:firstLine="480"/>
        <w:rPr>
          <w:sz w:val="24"/>
          <w:szCs w:val="22"/>
        </w:rPr>
      </w:pPr>
    </w:p>
    <w:p w14:paraId="250F4C4F" w14:textId="7522A4FD" w:rsidR="00E3550E" w:rsidRDefault="00E3550E" w:rsidP="00E3550E">
      <w:r>
        <w:rPr>
          <w:noProof/>
        </w:rPr>
        <w:drawing>
          <wp:inline distT="0" distB="0" distL="0" distR="0" wp14:anchorId="3CC5C73A" wp14:editId="6658BB9F">
            <wp:extent cx="5399405" cy="38766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3876675"/>
                    </a:xfrm>
                    <a:prstGeom prst="rect">
                      <a:avLst/>
                    </a:prstGeom>
                    <a:noFill/>
                    <a:ln>
                      <a:noFill/>
                    </a:ln>
                  </pic:spPr>
                </pic:pic>
              </a:graphicData>
            </a:graphic>
          </wp:inline>
        </w:drawing>
      </w:r>
    </w:p>
    <w:p w14:paraId="56EF40C6" w14:textId="77777777" w:rsidR="00E3550E" w:rsidRDefault="00E3550E" w:rsidP="00E3550E">
      <w:pPr>
        <w:jc w:val="center"/>
        <w:rPr>
          <w:sz w:val="24"/>
          <w:szCs w:val="22"/>
        </w:rPr>
      </w:pPr>
    </w:p>
    <w:p w14:paraId="3394D01C" w14:textId="77777777" w:rsidR="00E3550E" w:rsidRDefault="00E3550E" w:rsidP="00E3550E">
      <w:pPr>
        <w:spacing w:afterLines="100" w:after="312" w:line="288" w:lineRule="auto"/>
        <w:jc w:val="center"/>
        <w:rPr>
          <w:rFonts w:eastAsia="黑体"/>
          <w:color w:val="000000"/>
          <w:szCs w:val="21"/>
        </w:rPr>
      </w:pPr>
      <w:r>
        <w:rPr>
          <w:rFonts w:eastAsia="黑体" w:hint="eastAsia"/>
          <w:color w:val="000000"/>
          <w:szCs w:val="21"/>
        </w:rPr>
        <w:t>图</w:t>
      </w:r>
      <w:r>
        <w:rPr>
          <w:rFonts w:eastAsia="黑体"/>
          <w:color w:val="000000"/>
          <w:szCs w:val="21"/>
        </w:rPr>
        <w:t>4</w:t>
      </w:r>
      <w:r>
        <w:rPr>
          <w:rFonts w:eastAsia="黑体" w:hint="eastAsia"/>
          <w:color w:val="000000"/>
          <w:szCs w:val="21"/>
        </w:rPr>
        <w:t>-</w:t>
      </w:r>
      <w:r>
        <w:rPr>
          <w:rFonts w:eastAsia="黑体"/>
          <w:color w:val="000000"/>
          <w:szCs w:val="21"/>
        </w:rPr>
        <w:t>2</w:t>
      </w:r>
      <w:r>
        <w:rPr>
          <w:rFonts w:eastAsia="黑体" w:hint="eastAsia"/>
          <w:color w:val="000000"/>
          <w:szCs w:val="21"/>
        </w:rPr>
        <w:t xml:space="preserve"> </w:t>
      </w:r>
      <w:r>
        <w:rPr>
          <w:rFonts w:eastAsia="黑体" w:hint="eastAsia"/>
          <w:color w:val="000000"/>
          <w:szCs w:val="21"/>
        </w:rPr>
        <w:t>系统</w:t>
      </w:r>
      <w:r>
        <w:rPr>
          <w:rFonts w:eastAsia="黑体" w:hint="eastAsia"/>
          <w:color w:val="000000"/>
          <w:szCs w:val="21"/>
        </w:rPr>
        <w:t>E</w:t>
      </w:r>
      <w:r>
        <w:rPr>
          <w:rFonts w:eastAsia="黑体"/>
          <w:color w:val="000000"/>
          <w:szCs w:val="21"/>
        </w:rPr>
        <w:t>-R</w:t>
      </w:r>
      <w:r>
        <w:rPr>
          <w:rFonts w:eastAsia="黑体" w:hint="eastAsia"/>
          <w:color w:val="000000"/>
          <w:szCs w:val="21"/>
        </w:rPr>
        <w:t>图</w:t>
      </w:r>
    </w:p>
    <w:p w14:paraId="6F009664" w14:textId="77777777" w:rsidR="00E3550E" w:rsidRDefault="00E3550E" w:rsidP="00E3550E">
      <w:pPr>
        <w:pStyle w:val="3"/>
        <w:spacing w:beforeLines="100" w:before="312" w:after="0" w:line="288" w:lineRule="auto"/>
        <w:ind w:left="960" w:hangingChars="343" w:hanging="960"/>
        <w:rPr>
          <w:rFonts w:ascii="黑体" w:eastAsia="黑体" w:hAnsi="黑体"/>
          <w:b w:val="0"/>
          <w:color w:val="000000"/>
          <w:sz w:val="28"/>
          <w:szCs w:val="28"/>
        </w:rPr>
      </w:pPr>
      <w:bookmarkStart w:id="117" w:name="_Toc101728942"/>
      <w:r>
        <w:rPr>
          <w:rFonts w:ascii="黑体" w:eastAsia="黑体" w:hAnsi="黑体" w:hint="eastAsia"/>
          <w:b w:val="0"/>
          <w:color w:val="000000"/>
          <w:sz w:val="28"/>
          <w:szCs w:val="28"/>
        </w:rPr>
        <w:t>4.2.2 数据库逻辑结构设计</w:t>
      </w:r>
      <w:bookmarkEnd w:id="117"/>
    </w:p>
    <w:p w14:paraId="04965A77" w14:textId="77777777" w:rsidR="00E3550E" w:rsidRDefault="00E3550E" w:rsidP="00E3550E">
      <w:pPr>
        <w:spacing w:line="288" w:lineRule="auto"/>
        <w:ind w:firstLineChars="200" w:firstLine="480"/>
        <w:rPr>
          <w:sz w:val="24"/>
        </w:rPr>
      </w:pPr>
      <w:r>
        <w:rPr>
          <w:rFonts w:hint="eastAsia"/>
          <w:sz w:val="24"/>
        </w:rPr>
        <w:t>本系统主要使用</w:t>
      </w:r>
      <w:r>
        <w:rPr>
          <w:rFonts w:hint="eastAsia"/>
          <w:sz w:val="24"/>
        </w:rPr>
        <w:t>MySQL</w:t>
      </w:r>
      <w:r>
        <w:rPr>
          <w:rFonts w:hint="eastAsia"/>
          <w:sz w:val="24"/>
        </w:rPr>
        <w:t>数据库存储数据，系统主要涉及到的表有用户信息表、管理员信息表、品类信息表、商户信息表、门店信息表、推荐信息表。数据库模型如图</w:t>
      </w:r>
      <w:r>
        <w:rPr>
          <w:rFonts w:hint="eastAsia"/>
          <w:sz w:val="24"/>
        </w:rPr>
        <w:t>4-3</w:t>
      </w:r>
      <w:r>
        <w:rPr>
          <w:rFonts w:hint="eastAsia"/>
          <w:sz w:val="24"/>
        </w:rPr>
        <w:t>所示。</w:t>
      </w:r>
    </w:p>
    <w:p w14:paraId="17193C82" w14:textId="0DEDA2F8" w:rsidR="00E3550E" w:rsidRDefault="00E3550E" w:rsidP="00E3550E">
      <w:pPr>
        <w:spacing w:line="288" w:lineRule="auto"/>
        <w:jc w:val="center"/>
        <w:rPr>
          <w:sz w:val="24"/>
        </w:rPr>
      </w:pPr>
      <w:r>
        <w:rPr>
          <w:noProof/>
          <w:sz w:val="24"/>
        </w:rPr>
        <w:lastRenderedPageBreak/>
        <w:drawing>
          <wp:inline distT="0" distB="0" distL="0" distR="0" wp14:anchorId="0A78DE15" wp14:editId="009FCFA5">
            <wp:extent cx="5399405" cy="38550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405" cy="3855085"/>
                    </a:xfrm>
                    <a:prstGeom prst="rect">
                      <a:avLst/>
                    </a:prstGeom>
                    <a:noFill/>
                    <a:ln>
                      <a:noFill/>
                    </a:ln>
                  </pic:spPr>
                </pic:pic>
              </a:graphicData>
            </a:graphic>
          </wp:inline>
        </w:drawing>
      </w:r>
    </w:p>
    <w:p w14:paraId="3E330053" w14:textId="77777777" w:rsidR="00E3550E" w:rsidRDefault="00E3550E" w:rsidP="00E3550E">
      <w:pPr>
        <w:spacing w:afterLines="100" w:after="312" w:line="288" w:lineRule="auto"/>
        <w:jc w:val="center"/>
        <w:rPr>
          <w:rFonts w:eastAsia="黑体"/>
          <w:color w:val="000000"/>
          <w:szCs w:val="21"/>
        </w:rPr>
      </w:pPr>
      <w:r>
        <w:rPr>
          <w:rFonts w:eastAsia="黑体" w:hint="eastAsia"/>
          <w:color w:val="000000"/>
          <w:szCs w:val="21"/>
        </w:rPr>
        <w:t>图</w:t>
      </w:r>
      <w:r>
        <w:rPr>
          <w:rFonts w:eastAsia="黑体"/>
          <w:color w:val="000000"/>
          <w:szCs w:val="21"/>
        </w:rPr>
        <w:t>4</w:t>
      </w:r>
      <w:r>
        <w:rPr>
          <w:rFonts w:eastAsia="黑体" w:hint="eastAsia"/>
          <w:color w:val="000000"/>
          <w:szCs w:val="21"/>
        </w:rPr>
        <w:t xml:space="preserve">-3 </w:t>
      </w:r>
      <w:r>
        <w:rPr>
          <w:rFonts w:eastAsia="黑体" w:hint="eastAsia"/>
          <w:color w:val="000000"/>
          <w:szCs w:val="21"/>
        </w:rPr>
        <w:t>数据库模型图</w:t>
      </w:r>
    </w:p>
    <w:p w14:paraId="45A0335D" w14:textId="77777777" w:rsidR="00E3550E" w:rsidRDefault="00E3550E" w:rsidP="00E3550E">
      <w:pPr>
        <w:spacing w:line="288" w:lineRule="auto"/>
        <w:ind w:firstLineChars="200" w:firstLine="480"/>
        <w:rPr>
          <w:sz w:val="24"/>
        </w:rPr>
      </w:pPr>
      <w:r>
        <w:rPr>
          <w:sz w:val="24"/>
        </w:rPr>
        <w:t>1</w:t>
      </w:r>
      <w:r>
        <w:rPr>
          <w:rFonts w:hint="eastAsia"/>
          <w:sz w:val="24"/>
        </w:rPr>
        <w:t>、用户信息表</w:t>
      </w:r>
    </w:p>
    <w:p w14:paraId="2DDF4E01" w14:textId="77777777" w:rsidR="00E3550E" w:rsidRDefault="00E3550E" w:rsidP="00E3550E">
      <w:pPr>
        <w:spacing w:line="288" w:lineRule="auto"/>
        <w:ind w:firstLineChars="200" w:firstLine="480"/>
        <w:rPr>
          <w:sz w:val="24"/>
        </w:rPr>
      </w:pPr>
      <w:r>
        <w:rPr>
          <w:rFonts w:hint="eastAsia"/>
          <w:sz w:val="24"/>
        </w:rPr>
        <w:t>用户信息表主要包括</w:t>
      </w:r>
      <w:r>
        <w:rPr>
          <w:rFonts w:hint="eastAsia"/>
          <w:sz w:val="24"/>
        </w:rPr>
        <w:t>ID</w:t>
      </w:r>
      <w:r>
        <w:rPr>
          <w:rFonts w:hint="eastAsia"/>
          <w:sz w:val="24"/>
        </w:rPr>
        <w:t>、用户名、用户密码、用户性别、用户手机号等字段的信息。该表主要是记录用户的基本信息，详见表</w:t>
      </w:r>
      <w:r>
        <w:rPr>
          <w:rFonts w:hint="eastAsia"/>
          <w:sz w:val="24"/>
        </w:rPr>
        <w:t>4</w:t>
      </w:r>
      <w:r>
        <w:rPr>
          <w:sz w:val="24"/>
        </w:rPr>
        <w:t>-</w:t>
      </w:r>
      <w:r>
        <w:rPr>
          <w:rFonts w:hint="eastAsia"/>
          <w:sz w:val="24"/>
        </w:rPr>
        <w:t>1</w:t>
      </w:r>
      <w:r>
        <w:rPr>
          <w:rFonts w:hint="eastAsia"/>
          <w:sz w:val="24"/>
        </w:rPr>
        <w:t>。</w:t>
      </w:r>
    </w:p>
    <w:p w14:paraId="6AC04052" w14:textId="77777777" w:rsidR="00E3550E" w:rsidRDefault="00E3550E" w:rsidP="00E3550E">
      <w:pPr>
        <w:spacing w:beforeLines="100" w:before="312" w:line="288" w:lineRule="auto"/>
        <w:jc w:val="center"/>
        <w:rPr>
          <w:rFonts w:eastAsia="黑体"/>
          <w:color w:val="000000"/>
          <w:szCs w:val="21"/>
        </w:rPr>
      </w:pPr>
      <w:r>
        <w:rPr>
          <w:rFonts w:eastAsia="黑体" w:hint="eastAsia"/>
          <w:color w:val="000000"/>
          <w:szCs w:val="21"/>
        </w:rPr>
        <w:t>表</w:t>
      </w:r>
      <w:r>
        <w:rPr>
          <w:rFonts w:eastAsia="黑体"/>
          <w:color w:val="000000"/>
          <w:szCs w:val="21"/>
        </w:rPr>
        <w:t xml:space="preserve"> </w:t>
      </w:r>
      <w:r>
        <w:rPr>
          <w:rFonts w:eastAsia="黑体" w:hint="eastAsia"/>
          <w:color w:val="000000"/>
          <w:szCs w:val="21"/>
        </w:rPr>
        <w:t>4</w:t>
      </w:r>
      <w:r>
        <w:rPr>
          <w:rFonts w:eastAsia="黑体"/>
          <w:color w:val="000000"/>
          <w:szCs w:val="21"/>
        </w:rPr>
        <w:t>-1</w:t>
      </w:r>
      <w:r>
        <w:rPr>
          <w:rFonts w:eastAsia="黑体" w:hint="eastAsia"/>
          <w:color w:val="000000"/>
          <w:szCs w:val="21"/>
        </w:rPr>
        <w:t>用户信息表字段介绍</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425"/>
        <w:gridCol w:w="1463"/>
        <w:gridCol w:w="702"/>
        <w:gridCol w:w="801"/>
        <w:gridCol w:w="630"/>
        <w:gridCol w:w="2428"/>
      </w:tblGrid>
      <w:tr w:rsidR="00E3550E" w14:paraId="4D10E57E" w14:textId="77777777" w:rsidTr="00C8020D">
        <w:trPr>
          <w:jc w:val="center"/>
        </w:trPr>
        <w:tc>
          <w:tcPr>
            <w:tcW w:w="2425" w:type="dxa"/>
            <w:tcBorders>
              <w:top w:val="single" w:sz="12" w:space="0" w:color="auto"/>
            </w:tcBorders>
          </w:tcPr>
          <w:p w14:paraId="6C708053" w14:textId="77777777" w:rsidR="00E3550E" w:rsidRDefault="00E3550E" w:rsidP="00C8020D">
            <w:pPr>
              <w:ind w:firstLineChars="50" w:firstLine="90"/>
              <w:jc w:val="center"/>
              <w:rPr>
                <w:sz w:val="18"/>
              </w:rPr>
            </w:pPr>
            <w:r>
              <w:rPr>
                <w:rFonts w:hint="eastAsia"/>
                <w:sz w:val="18"/>
              </w:rPr>
              <w:t>字段名</w:t>
            </w:r>
          </w:p>
        </w:tc>
        <w:tc>
          <w:tcPr>
            <w:tcW w:w="1463" w:type="dxa"/>
            <w:tcBorders>
              <w:top w:val="single" w:sz="12" w:space="0" w:color="auto"/>
            </w:tcBorders>
          </w:tcPr>
          <w:p w14:paraId="32F7D7A1" w14:textId="77777777" w:rsidR="00E3550E" w:rsidRDefault="00E3550E" w:rsidP="00C8020D">
            <w:pPr>
              <w:ind w:firstLineChars="50" w:firstLine="90"/>
              <w:jc w:val="center"/>
              <w:rPr>
                <w:color w:val="000000"/>
                <w:sz w:val="18"/>
              </w:rPr>
            </w:pPr>
            <w:r>
              <w:rPr>
                <w:rFonts w:hint="eastAsia"/>
                <w:color w:val="000000"/>
                <w:sz w:val="18"/>
              </w:rPr>
              <w:t>数据类型</w:t>
            </w:r>
          </w:p>
        </w:tc>
        <w:tc>
          <w:tcPr>
            <w:tcW w:w="702" w:type="dxa"/>
            <w:tcBorders>
              <w:top w:val="single" w:sz="12" w:space="0" w:color="auto"/>
            </w:tcBorders>
          </w:tcPr>
          <w:p w14:paraId="69180F7B" w14:textId="77777777" w:rsidR="00E3550E" w:rsidRDefault="00E3550E" w:rsidP="00C8020D">
            <w:pPr>
              <w:rPr>
                <w:color w:val="000000"/>
                <w:sz w:val="18"/>
              </w:rPr>
            </w:pPr>
            <w:r>
              <w:rPr>
                <w:rFonts w:hint="eastAsia"/>
                <w:color w:val="000000"/>
                <w:sz w:val="18"/>
              </w:rPr>
              <w:t>长度</w:t>
            </w:r>
          </w:p>
        </w:tc>
        <w:tc>
          <w:tcPr>
            <w:tcW w:w="801" w:type="dxa"/>
            <w:tcBorders>
              <w:top w:val="single" w:sz="12" w:space="0" w:color="auto"/>
            </w:tcBorders>
          </w:tcPr>
          <w:p w14:paraId="5B16D346" w14:textId="77777777" w:rsidR="00E3550E" w:rsidRDefault="00E3550E" w:rsidP="00C8020D">
            <w:pPr>
              <w:jc w:val="center"/>
              <w:rPr>
                <w:sz w:val="18"/>
              </w:rPr>
            </w:pPr>
            <w:r>
              <w:rPr>
                <w:rFonts w:hint="eastAsia"/>
                <w:sz w:val="18"/>
              </w:rPr>
              <w:t>允许空</w:t>
            </w:r>
          </w:p>
        </w:tc>
        <w:tc>
          <w:tcPr>
            <w:tcW w:w="630" w:type="dxa"/>
            <w:tcBorders>
              <w:top w:val="single" w:sz="12" w:space="0" w:color="auto"/>
            </w:tcBorders>
          </w:tcPr>
          <w:p w14:paraId="15B40C5C" w14:textId="77777777" w:rsidR="00E3550E" w:rsidRDefault="00E3550E" w:rsidP="00C8020D">
            <w:pPr>
              <w:jc w:val="center"/>
              <w:rPr>
                <w:sz w:val="18"/>
              </w:rPr>
            </w:pPr>
            <w:r>
              <w:rPr>
                <w:rFonts w:hint="eastAsia"/>
                <w:sz w:val="18"/>
              </w:rPr>
              <w:t>主键</w:t>
            </w:r>
          </w:p>
        </w:tc>
        <w:tc>
          <w:tcPr>
            <w:tcW w:w="2428" w:type="dxa"/>
            <w:tcBorders>
              <w:top w:val="single" w:sz="12" w:space="0" w:color="auto"/>
            </w:tcBorders>
          </w:tcPr>
          <w:p w14:paraId="374AD66D" w14:textId="77777777" w:rsidR="00E3550E" w:rsidRDefault="00E3550E" w:rsidP="00C8020D">
            <w:pPr>
              <w:jc w:val="center"/>
              <w:rPr>
                <w:sz w:val="18"/>
              </w:rPr>
            </w:pPr>
            <w:r>
              <w:rPr>
                <w:rFonts w:hint="eastAsia"/>
                <w:sz w:val="18"/>
              </w:rPr>
              <w:t>说明</w:t>
            </w:r>
          </w:p>
        </w:tc>
      </w:tr>
      <w:tr w:rsidR="00E3550E" w14:paraId="791BB4BF" w14:textId="77777777" w:rsidTr="00C8020D">
        <w:trPr>
          <w:jc w:val="center"/>
        </w:trPr>
        <w:tc>
          <w:tcPr>
            <w:tcW w:w="2425" w:type="dxa"/>
          </w:tcPr>
          <w:p w14:paraId="1C410112" w14:textId="6514206A" w:rsidR="00E3550E" w:rsidRDefault="00E3550E" w:rsidP="00C8020D">
            <w:pPr>
              <w:jc w:val="center"/>
              <w:rPr>
                <w:sz w:val="18"/>
              </w:rPr>
            </w:pPr>
            <w:r>
              <w:rPr>
                <w:sz w:val="18"/>
              </w:rPr>
              <w:t>I</w:t>
            </w:r>
            <w:r>
              <w:rPr>
                <w:rFonts w:hint="eastAsia"/>
                <w:sz w:val="18"/>
              </w:rPr>
              <w:t>d</w:t>
            </w:r>
          </w:p>
        </w:tc>
        <w:tc>
          <w:tcPr>
            <w:tcW w:w="1463" w:type="dxa"/>
          </w:tcPr>
          <w:p w14:paraId="04D2D168" w14:textId="77777777" w:rsidR="00E3550E" w:rsidRDefault="00E3550E" w:rsidP="00C8020D">
            <w:pPr>
              <w:jc w:val="center"/>
              <w:rPr>
                <w:color w:val="000000"/>
                <w:sz w:val="18"/>
              </w:rPr>
            </w:pPr>
            <w:r>
              <w:rPr>
                <w:color w:val="000000"/>
                <w:sz w:val="18"/>
              </w:rPr>
              <w:t>INT</w:t>
            </w:r>
          </w:p>
        </w:tc>
        <w:tc>
          <w:tcPr>
            <w:tcW w:w="702" w:type="dxa"/>
          </w:tcPr>
          <w:p w14:paraId="26B8294C" w14:textId="77777777" w:rsidR="00E3550E" w:rsidRDefault="00E3550E" w:rsidP="00C8020D">
            <w:pPr>
              <w:jc w:val="center"/>
              <w:rPr>
                <w:color w:val="000000"/>
                <w:sz w:val="18"/>
              </w:rPr>
            </w:pPr>
            <w:r>
              <w:rPr>
                <w:color w:val="000000"/>
                <w:sz w:val="18"/>
              </w:rPr>
              <w:t>11</w:t>
            </w:r>
          </w:p>
        </w:tc>
        <w:tc>
          <w:tcPr>
            <w:tcW w:w="801" w:type="dxa"/>
          </w:tcPr>
          <w:p w14:paraId="02150A07" w14:textId="77777777" w:rsidR="00E3550E" w:rsidRDefault="00E3550E" w:rsidP="00C8020D">
            <w:pPr>
              <w:jc w:val="center"/>
              <w:rPr>
                <w:sz w:val="18"/>
              </w:rPr>
            </w:pPr>
            <w:r>
              <w:rPr>
                <w:rFonts w:hint="eastAsia"/>
                <w:sz w:val="18"/>
              </w:rPr>
              <w:t>否</w:t>
            </w:r>
          </w:p>
        </w:tc>
        <w:tc>
          <w:tcPr>
            <w:tcW w:w="630" w:type="dxa"/>
          </w:tcPr>
          <w:p w14:paraId="7C2E519B" w14:textId="77777777" w:rsidR="00E3550E" w:rsidRDefault="00E3550E" w:rsidP="00C8020D">
            <w:pPr>
              <w:jc w:val="center"/>
              <w:rPr>
                <w:sz w:val="18"/>
              </w:rPr>
            </w:pPr>
            <w:r>
              <w:rPr>
                <w:rFonts w:hint="eastAsia"/>
                <w:sz w:val="18"/>
              </w:rPr>
              <w:t>是</w:t>
            </w:r>
          </w:p>
        </w:tc>
        <w:tc>
          <w:tcPr>
            <w:tcW w:w="2428" w:type="dxa"/>
          </w:tcPr>
          <w:p w14:paraId="17FDA7D1" w14:textId="77777777" w:rsidR="00E3550E" w:rsidRDefault="00E3550E" w:rsidP="00C8020D">
            <w:pPr>
              <w:jc w:val="center"/>
              <w:rPr>
                <w:sz w:val="18"/>
              </w:rPr>
            </w:pPr>
            <w:r>
              <w:rPr>
                <w:rFonts w:hint="eastAsia"/>
                <w:sz w:val="18"/>
              </w:rPr>
              <w:t>用户</w:t>
            </w:r>
            <w:r>
              <w:rPr>
                <w:rFonts w:hint="eastAsia"/>
                <w:sz w:val="18"/>
              </w:rPr>
              <w:t>ID</w:t>
            </w:r>
          </w:p>
        </w:tc>
      </w:tr>
      <w:tr w:rsidR="00E3550E" w14:paraId="0F4B3CCE" w14:textId="77777777" w:rsidTr="00C8020D">
        <w:trPr>
          <w:jc w:val="center"/>
        </w:trPr>
        <w:tc>
          <w:tcPr>
            <w:tcW w:w="2425" w:type="dxa"/>
          </w:tcPr>
          <w:p w14:paraId="36F1E997" w14:textId="77777777" w:rsidR="00E3550E" w:rsidRDefault="00E3550E" w:rsidP="00C8020D">
            <w:pPr>
              <w:jc w:val="center"/>
              <w:rPr>
                <w:sz w:val="18"/>
              </w:rPr>
            </w:pPr>
            <w:r>
              <w:rPr>
                <w:rFonts w:hint="eastAsia"/>
                <w:sz w:val="18"/>
              </w:rPr>
              <w:t>nick_name</w:t>
            </w:r>
          </w:p>
        </w:tc>
        <w:tc>
          <w:tcPr>
            <w:tcW w:w="1463" w:type="dxa"/>
          </w:tcPr>
          <w:p w14:paraId="799B1666" w14:textId="77777777" w:rsidR="00E3550E" w:rsidRDefault="00E3550E" w:rsidP="00C8020D">
            <w:pPr>
              <w:jc w:val="center"/>
              <w:rPr>
                <w:color w:val="000000"/>
                <w:sz w:val="18"/>
              </w:rPr>
            </w:pPr>
            <w:r>
              <w:rPr>
                <w:color w:val="000000"/>
                <w:sz w:val="18"/>
              </w:rPr>
              <w:t>VARCHAR</w:t>
            </w:r>
          </w:p>
        </w:tc>
        <w:tc>
          <w:tcPr>
            <w:tcW w:w="702" w:type="dxa"/>
          </w:tcPr>
          <w:p w14:paraId="4DB7515F" w14:textId="77777777" w:rsidR="00E3550E" w:rsidRDefault="00E3550E" w:rsidP="00C8020D">
            <w:pPr>
              <w:jc w:val="center"/>
              <w:rPr>
                <w:color w:val="000000"/>
                <w:sz w:val="18"/>
              </w:rPr>
            </w:pPr>
            <w:r>
              <w:rPr>
                <w:rFonts w:hint="eastAsia"/>
                <w:color w:val="000000"/>
                <w:sz w:val="18"/>
              </w:rPr>
              <w:t>40</w:t>
            </w:r>
          </w:p>
        </w:tc>
        <w:tc>
          <w:tcPr>
            <w:tcW w:w="801" w:type="dxa"/>
          </w:tcPr>
          <w:p w14:paraId="0CB98F58" w14:textId="77777777" w:rsidR="00E3550E" w:rsidRDefault="00E3550E" w:rsidP="00C8020D">
            <w:pPr>
              <w:jc w:val="center"/>
              <w:rPr>
                <w:sz w:val="18"/>
              </w:rPr>
            </w:pPr>
            <w:r>
              <w:rPr>
                <w:rFonts w:hint="eastAsia"/>
                <w:sz w:val="18"/>
              </w:rPr>
              <w:t>否</w:t>
            </w:r>
          </w:p>
        </w:tc>
        <w:tc>
          <w:tcPr>
            <w:tcW w:w="630" w:type="dxa"/>
          </w:tcPr>
          <w:p w14:paraId="45BCD0AD" w14:textId="77777777" w:rsidR="00E3550E" w:rsidRDefault="00E3550E" w:rsidP="00C8020D">
            <w:pPr>
              <w:jc w:val="center"/>
              <w:rPr>
                <w:sz w:val="18"/>
              </w:rPr>
            </w:pPr>
            <w:r>
              <w:rPr>
                <w:rFonts w:hint="eastAsia"/>
                <w:sz w:val="18"/>
              </w:rPr>
              <w:t>否</w:t>
            </w:r>
          </w:p>
        </w:tc>
        <w:tc>
          <w:tcPr>
            <w:tcW w:w="2428" w:type="dxa"/>
          </w:tcPr>
          <w:p w14:paraId="779E4F0A" w14:textId="77777777" w:rsidR="00E3550E" w:rsidRDefault="00E3550E" w:rsidP="00C8020D">
            <w:pPr>
              <w:ind w:firstLineChars="400" w:firstLine="720"/>
              <w:rPr>
                <w:sz w:val="18"/>
              </w:rPr>
            </w:pPr>
            <w:r>
              <w:rPr>
                <w:rFonts w:hint="eastAsia"/>
                <w:sz w:val="18"/>
              </w:rPr>
              <w:t xml:space="preserve"> </w:t>
            </w:r>
            <w:r>
              <w:rPr>
                <w:rFonts w:hint="eastAsia"/>
                <w:sz w:val="18"/>
              </w:rPr>
              <w:t>用户名</w:t>
            </w:r>
          </w:p>
        </w:tc>
      </w:tr>
      <w:tr w:rsidR="00E3550E" w14:paraId="7FF039BB" w14:textId="77777777" w:rsidTr="00C8020D">
        <w:trPr>
          <w:jc w:val="center"/>
        </w:trPr>
        <w:tc>
          <w:tcPr>
            <w:tcW w:w="2425" w:type="dxa"/>
          </w:tcPr>
          <w:p w14:paraId="54685C36" w14:textId="54212E80" w:rsidR="00E3550E" w:rsidRDefault="00E3550E" w:rsidP="00C8020D">
            <w:pPr>
              <w:jc w:val="center"/>
              <w:rPr>
                <w:sz w:val="18"/>
              </w:rPr>
            </w:pPr>
            <w:r>
              <w:rPr>
                <w:sz w:val="18"/>
              </w:rPr>
              <w:t>P</w:t>
            </w:r>
            <w:r>
              <w:rPr>
                <w:rFonts w:hint="eastAsia"/>
                <w:sz w:val="18"/>
              </w:rPr>
              <w:t>assword</w:t>
            </w:r>
          </w:p>
        </w:tc>
        <w:tc>
          <w:tcPr>
            <w:tcW w:w="1463" w:type="dxa"/>
          </w:tcPr>
          <w:p w14:paraId="42A6785B" w14:textId="77777777" w:rsidR="00E3550E" w:rsidRDefault="00E3550E" w:rsidP="00C8020D">
            <w:pPr>
              <w:jc w:val="center"/>
              <w:rPr>
                <w:color w:val="000000"/>
                <w:sz w:val="18"/>
              </w:rPr>
            </w:pPr>
            <w:r>
              <w:rPr>
                <w:color w:val="000000"/>
                <w:sz w:val="18"/>
              </w:rPr>
              <w:t>VARCHAR</w:t>
            </w:r>
          </w:p>
        </w:tc>
        <w:tc>
          <w:tcPr>
            <w:tcW w:w="702" w:type="dxa"/>
          </w:tcPr>
          <w:p w14:paraId="076414C0" w14:textId="77777777" w:rsidR="00E3550E" w:rsidRDefault="00E3550E" w:rsidP="00C8020D">
            <w:pPr>
              <w:jc w:val="center"/>
              <w:rPr>
                <w:color w:val="000000"/>
                <w:sz w:val="18"/>
              </w:rPr>
            </w:pPr>
            <w:r>
              <w:rPr>
                <w:rFonts w:hint="eastAsia"/>
                <w:color w:val="000000"/>
                <w:sz w:val="18"/>
              </w:rPr>
              <w:t>200</w:t>
            </w:r>
          </w:p>
        </w:tc>
        <w:tc>
          <w:tcPr>
            <w:tcW w:w="801" w:type="dxa"/>
          </w:tcPr>
          <w:p w14:paraId="257CCD7D" w14:textId="77777777" w:rsidR="00E3550E" w:rsidRDefault="00E3550E" w:rsidP="00C8020D">
            <w:pPr>
              <w:jc w:val="center"/>
              <w:rPr>
                <w:sz w:val="18"/>
              </w:rPr>
            </w:pPr>
            <w:r>
              <w:rPr>
                <w:rFonts w:hint="eastAsia"/>
                <w:sz w:val="18"/>
              </w:rPr>
              <w:t>否</w:t>
            </w:r>
          </w:p>
        </w:tc>
        <w:tc>
          <w:tcPr>
            <w:tcW w:w="630" w:type="dxa"/>
          </w:tcPr>
          <w:p w14:paraId="3FE3EFAE" w14:textId="77777777" w:rsidR="00E3550E" w:rsidRDefault="00E3550E" w:rsidP="00C8020D">
            <w:pPr>
              <w:jc w:val="center"/>
              <w:rPr>
                <w:sz w:val="18"/>
              </w:rPr>
            </w:pPr>
            <w:r>
              <w:rPr>
                <w:rFonts w:hint="eastAsia"/>
                <w:sz w:val="18"/>
              </w:rPr>
              <w:t>否</w:t>
            </w:r>
          </w:p>
        </w:tc>
        <w:tc>
          <w:tcPr>
            <w:tcW w:w="2428" w:type="dxa"/>
          </w:tcPr>
          <w:p w14:paraId="266EB3B0" w14:textId="77777777" w:rsidR="00E3550E" w:rsidRDefault="00E3550E" w:rsidP="00C8020D">
            <w:pPr>
              <w:jc w:val="center"/>
              <w:rPr>
                <w:sz w:val="18"/>
              </w:rPr>
            </w:pPr>
            <w:r>
              <w:rPr>
                <w:rFonts w:hint="eastAsia"/>
                <w:sz w:val="18"/>
              </w:rPr>
              <w:t xml:space="preserve"> </w:t>
            </w:r>
            <w:r>
              <w:rPr>
                <w:rFonts w:hint="eastAsia"/>
                <w:sz w:val="18"/>
              </w:rPr>
              <w:t>用户密码</w:t>
            </w:r>
          </w:p>
        </w:tc>
      </w:tr>
      <w:tr w:rsidR="00E3550E" w14:paraId="2F6167F6" w14:textId="77777777" w:rsidTr="00C8020D">
        <w:trPr>
          <w:trHeight w:val="58"/>
          <w:jc w:val="center"/>
        </w:trPr>
        <w:tc>
          <w:tcPr>
            <w:tcW w:w="2425" w:type="dxa"/>
          </w:tcPr>
          <w:p w14:paraId="3DE3B01F" w14:textId="14FE6C25" w:rsidR="00E3550E" w:rsidRDefault="00E3550E" w:rsidP="00C8020D">
            <w:pPr>
              <w:jc w:val="center"/>
              <w:rPr>
                <w:sz w:val="18"/>
              </w:rPr>
            </w:pPr>
            <w:r>
              <w:rPr>
                <w:sz w:val="18"/>
              </w:rPr>
              <w:t>G</w:t>
            </w:r>
            <w:r>
              <w:rPr>
                <w:rFonts w:hint="eastAsia"/>
                <w:sz w:val="18"/>
              </w:rPr>
              <w:t>ender</w:t>
            </w:r>
          </w:p>
        </w:tc>
        <w:tc>
          <w:tcPr>
            <w:tcW w:w="1463" w:type="dxa"/>
          </w:tcPr>
          <w:p w14:paraId="62E87265" w14:textId="77777777" w:rsidR="00E3550E" w:rsidRDefault="00E3550E" w:rsidP="00C8020D">
            <w:pPr>
              <w:jc w:val="center"/>
              <w:rPr>
                <w:color w:val="000000"/>
                <w:sz w:val="18"/>
              </w:rPr>
            </w:pPr>
            <w:r>
              <w:rPr>
                <w:color w:val="000000"/>
                <w:sz w:val="18"/>
              </w:rPr>
              <w:t>INT</w:t>
            </w:r>
          </w:p>
        </w:tc>
        <w:tc>
          <w:tcPr>
            <w:tcW w:w="702" w:type="dxa"/>
          </w:tcPr>
          <w:p w14:paraId="0A79846E" w14:textId="77777777" w:rsidR="00E3550E" w:rsidRDefault="00E3550E" w:rsidP="00C8020D">
            <w:pPr>
              <w:jc w:val="center"/>
              <w:rPr>
                <w:color w:val="000000"/>
                <w:sz w:val="18"/>
              </w:rPr>
            </w:pPr>
            <w:r>
              <w:rPr>
                <w:rFonts w:hint="eastAsia"/>
                <w:color w:val="000000"/>
                <w:sz w:val="18"/>
              </w:rPr>
              <w:t>1</w:t>
            </w:r>
            <w:r>
              <w:rPr>
                <w:color w:val="000000"/>
                <w:sz w:val="18"/>
              </w:rPr>
              <w:t>1</w:t>
            </w:r>
          </w:p>
        </w:tc>
        <w:tc>
          <w:tcPr>
            <w:tcW w:w="801" w:type="dxa"/>
          </w:tcPr>
          <w:p w14:paraId="72DA2D79" w14:textId="77777777" w:rsidR="00E3550E" w:rsidRDefault="00E3550E" w:rsidP="00C8020D">
            <w:pPr>
              <w:jc w:val="center"/>
              <w:rPr>
                <w:sz w:val="18"/>
              </w:rPr>
            </w:pPr>
            <w:r>
              <w:rPr>
                <w:rFonts w:hint="eastAsia"/>
                <w:sz w:val="18"/>
              </w:rPr>
              <w:t>否</w:t>
            </w:r>
          </w:p>
        </w:tc>
        <w:tc>
          <w:tcPr>
            <w:tcW w:w="630" w:type="dxa"/>
          </w:tcPr>
          <w:p w14:paraId="370F8008" w14:textId="77777777" w:rsidR="00E3550E" w:rsidRDefault="00E3550E" w:rsidP="00C8020D">
            <w:pPr>
              <w:jc w:val="center"/>
              <w:rPr>
                <w:sz w:val="18"/>
              </w:rPr>
            </w:pPr>
            <w:r>
              <w:rPr>
                <w:rFonts w:hint="eastAsia"/>
                <w:sz w:val="18"/>
              </w:rPr>
              <w:t>否</w:t>
            </w:r>
          </w:p>
        </w:tc>
        <w:tc>
          <w:tcPr>
            <w:tcW w:w="2428" w:type="dxa"/>
          </w:tcPr>
          <w:p w14:paraId="68AF7D28" w14:textId="77777777" w:rsidR="00E3550E" w:rsidRDefault="00E3550E" w:rsidP="00C8020D">
            <w:pPr>
              <w:jc w:val="center"/>
              <w:rPr>
                <w:sz w:val="18"/>
              </w:rPr>
            </w:pPr>
            <w:r>
              <w:rPr>
                <w:rFonts w:hint="eastAsia"/>
                <w:sz w:val="18"/>
              </w:rPr>
              <w:t>用户性别</w:t>
            </w:r>
          </w:p>
        </w:tc>
      </w:tr>
      <w:tr w:rsidR="00E3550E" w14:paraId="271FBA99" w14:textId="77777777" w:rsidTr="00C8020D">
        <w:trPr>
          <w:jc w:val="center"/>
        </w:trPr>
        <w:tc>
          <w:tcPr>
            <w:tcW w:w="2425" w:type="dxa"/>
          </w:tcPr>
          <w:p w14:paraId="46DE0895" w14:textId="13551B69" w:rsidR="00E3550E" w:rsidRDefault="00E3550E" w:rsidP="00C8020D">
            <w:pPr>
              <w:jc w:val="center"/>
              <w:rPr>
                <w:sz w:val="18"/>
              </w:rPr>
            </w:pPr>
            <w:r>
              <w:rPr>
                <w:sz w:val="18"/>
              </w:rPr>
              <w:t>Telephone</w:t>
            </w:r>
          </w:p>
        </w:tc>
        <w:tc>
          <w:tcPr>
            <w:tcW w:w="1463" w:type="dxa"/>
          </w:tcPr>
          <w:p w14:paraId="4EFC0928" w14:textId="77777777" w:rsidR="00E3550E" w:rsidRDefault="00E3550E" w:rsidP="00C8020D">
            <w:pPr>
              <w:jc w:val="center"/>
              <w:rPr>
                <w:color w:val="000000"/>
                <w:sz w:val="18"/>
              </w:rPr>
            </w:pPr>
            <w:r>
              <w:rPr>
                <w:color w:val="000000"/>
                <w:sz w:val="18"/>
              </w:rPr>
              <w:t>VARCHAR</w:t>
            </w:r>
          </w:p>
        </w:tc>
        <w:tc>
          <w:tcPr>
            <w:tcW w:w="702" w:type="dxa"/>
          </w:tcPr>
          <w:p w14:paraId="35F812E2" w14:textId="77777777" w:rsidR="00E3550E" w:rsidRDefault="00E3550E" w:rsidP="00C8020D">
            <w:pPr>
              <w:jc w:val="center"/>
              <w:rPr>
                <w:color w:val="000000"/>
                <w:sz w:val="18"/>
              </w:rPr>
            </w:pPr>
            <w:r>
              <w:rPr>
                <w:rFonts w:hint="eastAsia"/>
                <w:color w:val="000000"/>
                <w:sz w:val="18"/>
              </w:rPr>
              <w:t>40</w:t>
            </w:r>
          </w:p>
        </w:tc>
        <w:tc>
          <w:tcPr>
            <w:tcW w:w="801" w:type="dxa"/>
          </w:tcPr>
          <w:p w14:paraId="08F9294B" w14:textId="77777777" w:rsidR="00E3550E" w:rsidRDefault="00E3550E" w:rsidP="00C8020D">
            <w:pPr>
              <w:jc w:val="center"/>
              <w:rPr>
                <w:sz w:val="18"/>
              </w:rPr>
            </w:pPr>
            <w:r>
              <w:rPr>
                <w:rFonts w:hint="eastAsia"/>
                <w:sz w:val="18"/>
              </w:rPr>
              <w:t>否</w:t>
            </w:r>
          </w:p>
        </w:tc>
        <w:tc>
          <w:tcPr>
            <w:tcW w:w="630" w:type="dxa"/>
          </w:tcPr>
          <w:p w14:paraId="59B1D6C5" w14:textId="77777777" w:rsidR="00E3550E" w:rsidRDefault="00E3550E" w:rsidP="00C8020D">
            <w:pPr>
              <w:jc w:val="center"/>
              <w:rPr>
                <w:sz w:val="18"/>
              </w:rPr>
            </w:pPr>
            <w:r>
              <w:rPr>
                <w:rFonts w:hint="eastAsia"/>
                <w:sz w:val="18"/>
              </w:rPr>
              <w:t>否</w:t>
            </w:r>
          </w:p>
        </w:tc>
        <w:tc>
          <w:tcPr>
            <w:tcW w:w="2428" w:type="dxa"/>
          </w:tcPr>
          <w:p w14:paraId="16892A12" w14:textId="77777777" w:rsidR="00E3550E" w:rsidRDefault="00E3550E" w:rsidP="00C8020D">
            <w:pPr>
              <w:jc w:val="center"/>
              <w:rPr>
                <w:sz w:val="18"/>
              </w:rPr>
            </w:pPr>
            <w:r>
              <w:rPr>
                <w:rFonts w:hint="eastAsia"/>
                <w:sz w:val="18"/>
              </w:rPr>
              <w:t>用户手机号</w:t>
            </w:r>
          </w:p>
        </w:tc>
      </w:tr>
      <w:tr w:rsidR="00E3550E" w14:paraId="3191B6AA" w14:textId="77777777" w:rsidTr="00C8020D">
        <w:trPr>
          <w:jc w:val="center"/>
        </w:trPr>
        <w:tc>
          <w:tcPr>
            <w:tcW w:w="2425" w:type="dxa"/>
          </w:tcPr>
          <w:p w14:paraId="0746530E" w14:textId="77777777" w:rsidR="00E3550E" w:rsidRDefault="00E3550E" w:rsidP="00C8020D">
            <w:pPr>
              <w:jc w:val="center"/>
              <w:rPr>
                <w:sz w:val="18"/>
              </w:rPr>
            </w:pPr>
            <w:r>
              <w:rPr>
                <w:rFonts w:hint="eastAsia"/>
                <w:sz w:val="18"/>
              </w:rPr>
              <w:t>created_at</w:t>
            </w:r>
          </w:p>
        </w:tc>
        <w:tc>
          <w:tcPr>
            <w:tcW w:w="1463" w:type="dxa"/>
          </w:tcPr>
          <w:p w14:paraId="2FED00E6" w14:textId="77777777" w:rsidR="00E3550E" w:rsidRDefault="00E3550E" w:rsidP="00C8020D">
            <w:pPr>
              <w:jc w:val="center"/>
              <w:rPr>
                <w:color w:val="000000"/>
                <w:sz w:val="18"/>
              </w:rPr>
            </w:pPr>
            <w:r>
              <w:rPr>
                <w:color w:val="000000"/>
                <w:sz w:val="18"/>
              </w:rPr>
              <w:t>DATETIME</w:t>
            </w:r>
          </w:p>
        </w:tc>
        <w:tc>
          <w:tcPr>
            <w:tcW w:w="702" w:type="dxa"/>
          </w:tcPr>
          <w:p w14:paraId="324855F7" w14:textId="77777777" w:rsidR="00E3550E" w:rsidRDefault="00E3550E" w:rsidP="00C8020D">
            <w:pPr>
              <w:jc w:val="center"/>
              <w:rPr>
                <w:color w:val="000000"/>
                <w:sz w:val="18"/>
              </w:rPr>
            </w:pPr>
            <w:r>
              <w:rPr>
                <w:rFonts w:hint="eastAsia"/>
                <w:color w:val="000000"/>
                <w:sz w:val="18"/>
              </w:rPr>
              <w:t>—</w:t>
            </w:r>
          </w:p>
        </w:tc>
        <w:tc>
          <w:tcPr>
            <w:tcW w:w="801" w:type="dxa"/>
          </w:tcPr>
          <w:p w14:paraId="1C16B97A" w14:textId="77777777" w:rsidR="00E3550E" w:rsidRDefault="00E3550E" w:rsidP="00C8020D">
            <w:pPr>
              <w:jc w:val="center"/>
              <w:rPr>
                <w:sz w:val="18"/>
              </w:rPr>
            </w:pPr>
            <w:r>
              <w:rPr>
                <w:rFonts w:hint="eastAsia"/>
                <w:sz w:val="18"/>
              </w:rPr>
              <w:t>否</w:t>
            </w:r>
          </w:p>
        </w:tc>
        <w:tc>
          <w:tcPr>
            <w:tcW w:w="630" w:type="dxa"/>
          </w:tcPr>
          <w:p w14:paraId="2ED64182" w14:textId="77777777" w:rsidR="00E3550E" w:rsidRDefault="00E3550E" w:rsidP="00C8020D">
            <w:pPr>
              <w:jc w:val="center"/>
              <w:rPr>
                <w:sz w:val="18"/>
              </w:rPr>
            </w:pPr>
            <w:r>
              <w:rPr>
                <w:rFonts w:hint="eastAsia"/>
                <w:sz w:val="18"/>
              </w:rPr>
              <w:t>否</w:t>
            </w:r>
          </w:p>
        </w:tc>
        <w:tc>
          <w:tcPr>
            <w:tcW w:w="2428" w:type="dxa"/>
          </w:tcPr>
          <w:p w14:paraId="6C9BD6F0" w14:textId="77777777" w:rsidR="00E3550E" w:rsidRDefault="00E3550E" w:rsidP="00C8020D">
            <w:pPr>
              <w:jc w:val="center"/>
              <w:rPr>
                <w:sz w:val="18"/>
              </w:rPr>
            </w:pPr>
            <w:r>
              <w:rPr>
                <w:rFonts w:hint="eastAsia"/>
                <w:sz w:val="18"/>
              </w:rPr>
              <w:t>创建时间</w:t>
            </w:r>
          </w:p>
        </w:tc>
      </w:tr>
      <w:tr w:rsidR="00E3550E" w14:paraId="1734B682" w14:textId="77777777" w:rsidTr="00C8020D">
        <w:trPr>
          <w:jc w:val="center"/>
        </w:trPr>
        <w:tc>
          <w:tcPr>
            <w:tcW w:w="2425" w:type="dxa"/>
          </w:tcPr>
          <w:p w14:paraId="3E196CCD" w14:textId="77777777" w:rsidR="00E3550E" w:rsidRDefault="00E3550E" w:rsidP="00C8020D">
            <w:pPr>
              <w:jc w:val="center"/>
              <w:rPr>
                <w:sz w:val="18"/>
              </w:rPr>
            </w:pPr>
            <w:r>
              <w:rPr>
                <w:rFonts w:hint="eastAsia"/>
                <w:sz w:val="18"/>
              </w:rPr>
              <w:t>updated_at</w:t>
            </w:r>
          </w:p>
        </w:tc>
        <w:tc>
          <w:tcPr>
            <w:tcW w:w="1463" w:type="dxa"/>
          </w:tcPr>
          <w:p w14:paraId="706FD487" w14:textId="77777777" w:rsidR="00E3550E" w:rsidRDefault="00E3550E" w:rsidP="00C8020D">
            <w:pPr>
              <w:jc w:val="center"/>
              <w:rPr>
                <w:color w:val="000000"/>
                <w:sz w:val="18"/>
              </w:rPr>
            </w:pPr>
            <w:r>
              <w:rPr>
                <w:color w:val="000000"/>
                <w:sz w:val="18"/>
              </w:rPr>
              <w:t>DATETIME</w:t>
            </w:r>
          </w:p>
        </w:tc>
        <w:tc>
          <w:tcPr>
            <w:tcW w:w="702" w:type="dxa"/>
          </w:tcPr>
          <w:p w14:paraId="0D393A01" w14:textId="77777777" w:rsidR="00E3550E" w:rsidRDefault="00E3550E" w:rsidP="00C8020D">
            <w:pPr>
              <w:jc w:val="center"/>
              <w:rPr>
                <w:color w:val="000000"/>
                <w:sz w:val="18"/>
              </w:rPr>
            </w:pPr>
            <w:r>
              <w:rPr>
                <w:rFonts w:hint="eastAsia"/>
                <w:color w:val="000000"/>
                <w:sz w:val="18"/>
              </w:rPr>
              <w:t>—</w:t>
            </w:r>
          </w:p>
        </w:tc>
        <w:tc>
          <w:tcPr>
            <w:tcW w:w="801" w:type="dxa"/>
          </w:tcPr>
          <w:p w14:paraId="6772EEAF" w14:textId="77777777" w:rsidR="00E3550E" w:rsidRDefault="00E3550E" w:rsidP="00C8020D">
            <w:pPr>
              <w:jc w:val="center"/>
              <w:rPr>
                <w:sz w:val="18"/>
              </w:rPr>
            </w:pPr>
            <w:r>
              <w:rPr>
                <w:rFonts w:hint="eastAsia"/>
                <w:sz w:val="18"/>
              </w:rPr>
              <w:t>否</w:t>
            </w:r>
          </w:p>
        </w:tc>
        <w:tc>
          <w:tcPr>
            <w:tcW w:w="630" w:type="dxa"/>
          </w:tcPr>
          <w:p w14:paraId="3F3BA3DD" w14:textId="77777777" w:rsidR="00E3550E" w:rsidRDefault="00E3550E" w:rsidP="00C8020D">
            <w:pPr>
              <w:jc w:val="center"/>
              <w:rPr>
                <w:sz w:val="18"/>
              </w:rPr>
            </w:pPr>
            <w:r>
              <w:rPr>
                <w:rFonts w:hint="eastAsia"/>
                <w:sz w:val="18"/>
              </w:rPr>
              <w:t>否</w:t>
            </w:r>
          </w:p>
        </w:tc>
        <w:tc>
          <w:tcPr>
            <w:tcW w:w="2428" w:type="dxa"/>
          </w:tcPr>
          <w:p w14:paraId="6E0A2B86" w14:textId="77777777" w:rsidR="00E3550E" w:rsidRDefault="00E3550E" w:rsidP="00C8020D">
            <w:pPr>
              <w:jc w:val="center"/>
              <w:rPr>
                <w:color w:val="000000"/>
              </w:rPr>
            </w:pPr>
            <w:r>
              <w:rPr>
                <w:rFonts w:hint="eastAsia"/>
                <w:sz w:val="18"/>
              </w:rPr>
              <w:t>修改时间</w:t>
            </w:r>
          </w:p>
        </w:tc>
      </w:tr>
    </w:tbl>
    <w:p w14:paraId="5C4A5265" w14:textId="77777777" w:rsidR="00E3550E" w:rsidRDefault="00E3550E" w:rsidP="00E3550E">
      <w:pPr>
        <w:spacing w:line="288" w:lineRule="auto"/>
        <w:ind w:firstLineChars="200" w:firstLine="480"/>
        <w:rPr>
          <w:sz w:val="24"/>
        </w:rPr>
      </w:pPr>
    </w:p>
    <w:p w14:paraId="2A47DD3C" w14:textId="77777777" w:rsidR="00E3550E" w:rsidRDefault="00E3550E" w:rsidP="00E3550E">
      <w:pPr>
        <w:spacing w:line="288" w:lineRule="auto"/>
        <w:ind w:firstLineChars="200" w:firstLine="480"/>
        <w:rPr>
          <w:sz w:val="24"/>
        </w:rPr>
      </w:pPr>
      <w:r>
        <w:rPr>
          <w:rFonts w:hint="eastAsia"/>
          <w:sz w:val="24"/>
        </w:rPr>
        <w:t>2</w:t>
      </w:r>
      <w:r>
        <w:rPr>
          <w:rFonts w:hint="eastAsia"/>
          <w:sz w:val="24"/>
        </w:rPr>
        <w:t>、管理员信息表</w:t>
      </w:r>
    </w:p>
    <w:p w14:paraId="21FF19E5" w14:textId="77777777" w:rsidR="00E3550E" w:rsidRDefault="00E3550E" w:rsidP="00E3550E">
      <w:pPr>
        <w:spacing w:line="288" w:lineRule="auto"/>
        <w:ind w:firstLineChars="200" w:firstLine="480"/>
        <w:rPr>
          <w:sz w:val="24"/>
        </w:rPr>
      </w:pPr>
      <w:r>
        <w:rPr>
          <w:rFonts w:hint="eastAsia"/>
          <w:sz w:val="24"/>
        </w:rPr>
        <w:t>管理员信息表主要包括管理员邮箱、密码字段的信息，该表主要用来记录管理员信息，详见表</w:t>
      </w:r>
      <w:r>
        <w:rPr>
          <w:rFonts w:hint="eastAsia"/>
          <w:sz w:val="24"/>
        </w:rPr>
        <w:t>4</w:t>
      </w:r>
      <w:r>
        <w:rPr>
          <w:sz w:val="24"/>
        </w:rPr>
        <w:t>-2</w:t>
      </w:r>
      <w:r>
        <w:rPr>
          <w:rFonts w:hint="eastAsia"/>
          <w:sz w:val="24"/>
        </w:rPr>
        <w:t>。</w:t>
      </w:r>
    </w:p>
    <w:p w14:paraId="52912A86" w14:textId="77777777" w:rsidR="00E3550E" w:rsidRDefault="00E3550E" w:rsidP="00E3550E">
      <w:pPr>
        <w:spacing w:line="288" w:lineRule="auto"/>
        <w:ind w:firstLineChars="200" w:firstLine="480"/>
        <w:rPr>
          <w:sz w:val="24"/>
        </w:rPr>
      </w:pPr>
    </w:p>
    <w:p w14:paraId="261949B2" w14:textId="77777777" w:rsidR="00E3550E" w:rsidRDefault="00E3550E" w:rsidP="00E3550E">
      <w:pPr>
        <w:spacing w:line="288" w:lineRule="auto"/>
        <w:ind w:firstLineChars="200" w:firstLine="480"/>
        <w:rPr>
          <w:sz w:val="24"/>
        </w:rPr>
      </w:pPr>
    </w:p>
    <w:p w14:paraId="332D0489" w14:textId="77777777" w:rsidR="00E3550E" w:rsidRDefault="00E3550E" w:rsidP="00E3550E">
      <w:pPr>
        <w:spacing w:beforeLines="100" w:before="312" w:line="288" w:lineRule="auto"/>
        <w:jc w:val="center"/>
        <w:rPr>
          <w:rFonts w:eastAsia="黑体"/>
          <w:color w:val="000000"/>
          <w:szCs w:val="21"/>
        </w:rPr>
      </w:pPr>
      <w:r>
        <w:rPr>
          <w:rFonts w:eastAsia="黑体" w:hint="eastAsia"/>
          <w:color w:val="000000"/>
          <w:szCs w:val="21"/>
        </w:rPr>
        <w:lastRenderedPageBreak/>
        <w:t>表</w:t>
      </w:r>
      <w:r>
        <w:rPr>
          <w:rFonts w:eastAsia="黑体" w:hint="eastAsia"/>
          <w:color w:val="000000"/>
          <w:szCs w:val="21"/>
        </w:rPr>
        <w:t>4-2</w:t>
      </w:r>
      <w:r>
        <w:rPr>
          <w:rFonts w:eastAsia="黑体" w:hint="eastAsia"/>
          <w:color w:val="000000"/>
          <w:szCs w:val="21"/>
        </w:rPr>
        <w:t>管理员信息表字段介绍</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1986"/>
        <w:gridCol w:w="1578"/>
        <w:gridCol w:w="745"/>
        <w:gridCol w:w="1060"/>
        <w:gridCol w:w="711"/>
        <w:gridCol w:w="2425"/>
      </w:tblGrid>
      <w:tr w:rsidR="00E3550E" w14:paraId="17FD1C24" w14:textId="77777777" w:rsidTr="00C8020D">
        <w:trPr>
          <w:jc w:val="center"/>
        </w:trPr>
        <w:tc>
          <w:tcPr>
            <w:tcW w:w="1986" w:type="dxa"/>
          </w:tcPr>
          <w:p w14:paraId="6113D190" w14:textId="77777777" w:rsidR="00E3550E" w:rsidRDefault="00E3550E" w:rsidP="00C8020D">
            <w:pPr>
              <w:ind w:firstLineChars="50" w:firstLine="90"/>
              <w:jc w:val="center"/>
              <w:rPr>
                <w:sz w:val="18"/>
              </w:rPr>
            </w:pPr>
            <w:r>
              <w:rPr>
                <w:rFonts w:hint="eastAsia"/>
                <w:sz w:val="18"/>
              </w:rPr>
              <w:t>字段名</w:t>
            </w:r>
          </w:p>
        </w:tc>
        <w:tc>
          <w:tcPr>
            <w:tcW w:w="1578" w:type="dxa"/>
          </w:tcPr>
          <w:p w14:paraId="505B5A54" w14:textId="77777777" w:rsidR="00E3550E" w:rsidRDefault="00E3550E" w:rsidP="00C8020D">
            <w:pPr>
              <w:ind w:firstLineChars="50" w:firstLine="90"/>
              <w:jc w:val="center"/>
              <w:rPr>
                <w:sz w:val="18"/>
              </w:rPr>
            </w:pPr>
            <w:r>
              <w:rPr>
                <w:rFonts w:hint="eastAsia"/>
                <w:sz w:val="18"/>
              </w:rPr>
              <w:t>数据类型</w:t>
            </w:r>
          </w:p>
        </w:tc>
        <w:tc>
          <w:tcPr>
            <w:tcW w:w="745" w:type="dxa"/>
          </w:tcPr>
          <w:p w14:paraId="5BA51A43" w14:textId="77777777" w:rsidR="00E3550E" w:rsidRDefault="00E3550E" w:rsidP="00C8020D">
            <w:pPr>
              <w:ind w:firstLineChars="50" w:firstLine="90"/>
              <w:jc w:val="center"/>
              <w:rPr>
                <w:sz w:val="18"/>
              </w:rPr>
            </w:pPr>
            <w:r>
              <w:rPr>
                <w:rFonts w:hint="eastAsia"/>
                <w:sz w:val="18"/>
              </w:rPr>
              <w:t>长度</w:t>
            </w:r>
          </w:p>
        </w:tc>
        <w:tc>
          <w:tcPr>
            <w:tcW w:w="1060" w:type="dxa"/>
          </w:tcPr>
          <w:p w14:paraId="67ED5CB2" w14:textId="77777777" w:rsidR="00E3550E" w:rsidRDefault="00E3550E" w:rsidP="00C8020D">
            <w:pPr>
              <w:ind w:firstLineChars="50" w:firstLine="90"/>
              <w:jc w:val="center"/>
              <w:rPr>
                <w:sz w:val="18"/>
              </w:rPr>
            </w:pPr>
            <w:r>
              <w:rPr>
                <w:rFonts w:hint="eastAsia"/>
                <w:sz w:val="18"/>
              </w:rPr>
              <w:t>允许空</w:t>
            </w:r>
          </w:p>
        </w:tc>
        <w:tc>
          <w:tcPr>
            <w:tcW w:w="711" w:type="dxa"/>
          </w:tcPr>
          <w:p w14:paraId="180A0922" w14:textId="77777777" w:rsidR="00E3550E" w:rsidRDefault="00E3550E" w:rsidP="00C8020D">
            <w:pPr>
              <w:ind w:firstLineChars="50" w:firstLine="90"/>
              <w:jc w:val="center"/>
              <w:rPr>
                <w:sz w:val="18"/>
              </w:rPr>
            </w:pPr>
            <w:r>
              <w:rPr>
                <w:rFonts w:hint="eastAsia"/>
                <w:sz w:val="18"/>
              </w:rPr>
              <w:t>主键</w:t>
            </w:r>
          </w:p>
        </w:tc>
        <w:tc>
          <w:tcPr>
            <w:tcW w:w="2425" w:type="dxa"/>
          </w:tcPr>
          <w:p w14:paraId="540D297A" w14:textId="77777777" w:rsidR="00E3550E" w:rsidRDefault="00E3550E" w:rsidP="00C8020D">
            <w:pPr>
              <w:ind w:firstLineChars="50" w:firstLine="90"/>
              <w:jc w:val="center"/>
              <w:rPr>
                <w:sz w:val="18"/>
              </w:rPr>
            </w:pPr>
            <w:r>
              <w:rPr>
                <w:rFonts w:hint="eastAsia"/>
                <w:sz w:val="18"/>
              </w:rPr>
              <w:t>说明</w:t>
            </w:r>
          </w:p>
        </w:tc>
      </w:tr>
      <w:tr w:rsidR="00E3550E" w14:paraId="258C8D3D" w14:textId="77777777" w:rsidTr="00C8020D">
        <w:trPr>
          <w:jc w:val="center"/>
        </w:trPr>
        <w:tc>
          <w:tcPr>
            <w:tcW w:w="1986" w:type="dxa"/>
          </w:tcPr>
          <w:p w14:paraId="642D5D5A" w14:textId="77777777" w:rsidR="00E3550E" w:rsidRDefault="00E3550E" w:rsidP="00C8020D">
            <w:pPr>
              <w:jc w:val="center"/>
              <w:rPr>
                <w:sz w:val="18"/>
              </w:rPr>
            </w:pPr>
            <w:r>
              <w:rPr>
                <w:rFonts w:hint="eastAsia"/>
                <w:sz w:val="18"/>
              </w:rPr>
              <w:t>e-mail</w:t>
            </w:r>
          </w:p>
        </w:tc>
        <w:tc>
          <w:tcPr>
            <w:tcW w:w="1578" w:type="dxa"/>
          </w:tcPr>
          <w:p w14:paraId="3B634274" w14:textId="77777777" w:rsidR="00E3550E" w:rsidRDefault="00E3550E" w:rsidP="00C8020D">
            <w:pPr>
              <w:jc w:val="center"/>
              <w:rPr>
                <w:color w:val="000000"/>
                <w:sz w:val="18"/>
              </w:rPr>
            </w:pPr>
            <w:r>
              <w:rPr>
                <w:sz w:val="18"/>
              </w:rPr>
              <w:t>VARCHAR</w:t>
            </w:r>
            <w:r>
              <w:rPr>
                <w:color w:val="000000"/>
                <w:sz w:val="18"/>
              </w:rPr>
              <w:t xml:space="preserve"> </w:t>
            </w:r>
          </w:p>
        </w:tc>
        <w:tc>
          <w:tcPr>
            <w:tcW w:w="745" w:type="dxa"/>
          </w:tcPr>
          <w:p w14:paraId="69F9202C" w14:textId="77777777" w:rsidR="00E3550E" w:rsidRDefault="00E3550E" w:rsidP="00C8020D">
            <w:pPr>
              <w:jc w:val="center"/>
              <w:rPr>
                <w:color w:val="000000"/>
                <w:sz w:val="18"/>
              </w:rPr>
            </w:pPr>
            <w:r>
              <w:rPr>
                <w:color w:val="000000"/>
                <w:sz w:val="18"/>
              </w:rPr>
              <w:t xml:space="preserve"> </w:t>
            </w:r>
            <w:r>
              <w:rPr>
                <w:rFonts w:hint="eastAsia"/>
                <w:color w:val="000000"/>
                <w:sz w:val="18"/>
              </w:rPr>
              <w:t>100</w:t>
            </w:r>
          </w:p>
        </w:tc>
        <w:tc>
          <w:tcPr>
            <w:tcW w:w="1060" w:type="dxa"/>
          </w:tcPr>
          <w:p w14:paraId="1554357E" w14:textId="77777777" w:rsidR="00E3550E" w:rsidRDefault="00E3550E" w:rsidP="00C8020D">
            <w:pPr>
              <w:jc w:val="center"/>
              <w:rPr>
                <w:sz w:val="18"/>
              </w:rPr>
            </w:pPr>
            <w:r>
              <w:rPr>
                <w:rFonts w:hint="eastAsia"/>
                <w:sz w:val="18"/>
              </w:rPr>
              <w:t xml:space="preserve"> </w:t>
            </w:r>
            <w:r>
              <w:rPr>
                <w:rFonts w:hint="eastAsia"/>
                <w:sz w:val="18"/>
              </w:rPr>
              <w:t>否</w:t>
            </w:r>
          </w:p>
        </w:tc>
        <w:tc>
          <w:tcPr>
            <w:tcW w:w="711" w:type="dxa"/>
          </w:tcPr>
          <w:p w14:paraId="5A94DFC4" w14:textId="77777777" w:rsidR="00E3550E" w:rsidRDefault="00E3550E" w:rsidP="00C8020D">
            <w:pPr>
              <w:jc w:val="center"/>
              <w:rPr>
                <w:sz w:val="18"/>
              </w:rPr>
            </w:pPr>
            <w:r>
              <w:rPr>
                <w:rFonts w:hint="eastAsia"/>
                <w:sz w:val="18"/>
              </w:rPr>
              <w:t xml:space="preserve"> </w:t>
            </w:r>
            <w:r>
              <w:rPr>
                <w:rFonts w:hint="eastAsia"/>
                <w:sz w:val="18"/>
              </w:rPr>
              <w:t>是</w:t>
            </w:r>
          </w:p>
        </w:tc>
        <w:tc>
          <w:tcPr>
            <w:tcW w:w="2425" w:type="dxa"/>
          </w:tcPr>
          <w:p w14:paraId="1C593680" w14:textId="77777777" w:rsidR="00E3550E" w:rsidRDefault="00E3550E" w:rsidP="00C8020D">
            <w:pPr>
              <w:jc w:val="center"/>
              <w:rPr>
                <w:sz w:val="18"/>
              </w:rPr>
            </w:pPr>
            <w:r>
              <w:rPr>
                <w:sz w:val="18"/>
              </w:rPr>
              <w:t xml:space="preserve"> </w:t>
            </w:r>
            <w:r>
              <w:rPr>
                <w:rFonts w:hint="eastAsia"/>
                <w:sz w:val="18"/>
              </w:rPr>
              <w:t>管理员邮箱</w:t>
            </w:r>
          </w:p>
        </w:tc>
      </w:tr>
      <w:tr w:rsidR="00E3550E" w14:paraId="36CB624E" w14:textId="77777777" w:rsidTr="00C8020D">
        <w:trPr>
          <w:jc w:val="center"/>
        </w:trPr>
        <w:tc>
          <w:tcPr>
            <w:tcW w:w="1986" w:type="dxa"/>
          </w:tcPr>
          <w:p w14:paraId="1C13349B" w14:textId="77777777" w:rsidR="00E3550E" w:rsidRDefault="00E3550E" w:rsidP="00C8020D">
            <w:pPr>
              <w:ind w:firstLineChars="50" w:firstLine="90"/>
              <w:jc w:val="center"/>
              <w:rPr>
                <w:sz w:val="18"/>
              </w:rPr>
            </w:pPr>
            <w:r>
              <w:rPr>
                <w:rFonts w:hint="eastAsia"/>
                <w:sz w:val="18"/>
              </w:rPr>
              <w:t>u_password</w:t>
            </w:r>
          </w:p>
        </w:tc>
        <w:tc>
          <w:tcPr>
            <w:tcW w:w="1578" w:type="dxa"/>
          </w:tcPr>
          <w:p w14:paraId="27D5D0D0" w14:textId="77777777" w:rsidR="00E3550E" w:rsidRDefault="00E3550E" w:rsidP="00C8020D">
            <w:pPr>
              <w:ind w:firstLineChars="50" w:firstLine="90"/>
              <w:jc w:val="center"/>
              <w:rPr>
                <w:sz w:val="18"/>
              </w:rPr>
            </w:pPr>
            <w:r>
              <w:rPr>
                <w:sz w:val="18"/>
              </w:rPr>
              <w:t>VARCHAR</w:t>
            </w:r>
          </w:p>
        </w:tc>
        <w:tc>
          <w:tcPr>
            <w:tcW w:w="745" w:type="dxa"/>
          </w:tcPr>
          <w:p w14:paraId="50B87F5F" w14:textId="77777777" w:rsidR="00E3550E" w:rsidRDefault="00E3550E" w:rsidP="00C8020D">
            <w:pPr>
              <w:ind w:firstLineChars="50" w:firstLine="90"/>
              <w:jc w:val="center"/>
              <w:rPr>
                <w:sz w:val="18"/>
              </w:rPr>
            </w:pPr>
            <w:r>
              <w:rPr>
                <w:rFonts w:hint="eastAsia"/>
                <w:sz w:val="18"/>
              </w:rPr>
              <w:t>20</w:t>
            </w:r>
          </w:p>
        </w:tc>
        <w:tc>
          <w:tcPr>
            <w:tcW w:w="1060" w:type="dxa"/>
          </w:tcPr>
          <w:p w14:paraId="50FB481C" w14:textId="77777777" w:rsidR="00E3550E" w:rsidRDefault="00E3550E" w:rsidP="00C8020D">
            <w:pPr>
              <w:ind w:firstLineChars="50" w:firstLine="90"/>
              <w:jc w:val="center"/>
              <w:rPr>
                <w:sz w:val="18"/>
              </w:rPr>
            </w:pPr>
            <w:r>
              <w:rPr>
                <w:rFonts w:hint="eastAsia"/>
                <w:sz w:val="18"/>
              </w:rPr>
              <w:t>否</w:t>
            </w:r>
          </w:p>
        </w:tc>
        <w:tc>
          <w:tcPr>
            <w:tcW w:w="711" w:type="dxa"/>
          </w:tcPr>
          <w:p w14:paraId="530A49E4" w14:textId="77777777" w:rsidR="00E3550E" w:rsidRDefault="00E3550E" w:rsidP="00C8020D">
            <w:pPr>
              <w:ind w:firstLineChars="50" w:firstLine="90"/>
              <w:jc w:val="center"/>
              <w:rPr>
                <w:sz w:val="18"/>
              </w:rPr>
            </w:pPr>
            <w:r>
              <w:rPr>
                <w:rFonts w:hint="eastAsia"/>
                <w:sz w:val="18"/>
              </w:rPr>
              <w:t>否</w:t>
            </w:r>
          </w:p>
        </w:tc>
        <w:tc>
          <w:tcPr>
            <w:tcW w:w="2425" w:type="dxa"/>
          </w:tcPr>
          <w:p w14:paraId="4CC18300" w14:textId="77777777" w:rsidR="00E3550E" w:rsidRDefault="00E3550E" w:rsidP="00C8020D">
            <w:pPr>
              <w:ind w:firstLineChars="50" w:firstLine="90"/>
              <w:jc w:val="center"/>
              <w:rPr>
                <w:sz w:val="18"/>
              </w:rPr>
            </w:pPr>
            <w:r>
              <w:rPr>
                <w:rFonts w:hint="eastAsia"/>
                <w:sz w:val="18"/>
              </w:rPr>
              <w:t>管理员登录密码</w:t>
            </w:r>
          </w:p>
        </w:tc>
      </w:tr>
    </w:tbl>
    <w:p w14:paraId="338712DE" w14:textId="77777777" w:rsidR="00E3550E" w:rsidRDefault="00E3550E" w:rsidP="00E3550E">
      <w:pPr>
        <w:spacing w:line="288" w:lineRule="auto"/>
        <w:ind w:firstLine="420"/>
        <w:rPr>
          <w:sz w:val="24"/>
        </w:rPr>
      </w:pPr>
    </w:p>
    <w:p w14:paraId="5FEBA1E4" w14:textId="77777777" w:rsidR="00E3550E" w:rsidRDefault="00E3550E" w:rsidP="00E3550E">
      <w:pPr>
        <w:spacing w:line="288" w:lineRule="auto"/>
        <w:ind w:firstLineChars="200" w:firstLine="480"/>
        <w:rPr>
          <w:sz w:val="24"/>
        </w:rPr>
      </w:pPr>
      <w:r>
        <w:rPr>
          <w:rFonts w:hint="eastAsia"/>
          <w:sz w:val="24"/>
        </w:rPr>
        <w:t>3</w:t>
      </w:r>
      <w:r>
        <w:rPr>
          <w:rFonts w:hint="eastAsia"/>
          <w:sz w:val="24"/>
        </w:rPr>
        <w:t>、</w:t>
      </w:r>
      <w:r>
        <w:rPr>
          <w:rFonts w:cs="宋体" w:hint="eastAsia"/>
          <w:sz w:val="24"/>
          <w:lang w:bidi="ar"/>
        </w:rPr>
        <w:t>品类信息表</w:t>
      </w:r>
    </w:p>
    <w:p w14:paraId="6DAEA076" w14:textId="77777777" w:rsidR="00E3550E" w:rsidRDefault="00E3550E" w:rsidP="00E3550E">
      <w:pPr>
        <w:widowControl/>
        <w:jc w:val="left"/>
        <w:rPr>
          <w:sz w:val="24"/>
        </w:rPr>
      </w:pPr>
      <w:r>
        <w:rPr>
          <w:rFonts w:hint="eastAsia"/>
          <w:sz w:val="24"/>
          <w:lang w:bidi="ar"/>
        </w:rPr>
        <w:t>品类信息表主要包括品类</w:t>
      </w:r>
      <w:r>
        <w:rPr>
          <w:sz w:val="24"/>
          <w:lang w:bidi="ar"/>
        </w:rPr>
        <w:t>ID</w:t>
      </w:r>
      <w:r>
        <w:rPr>
          <w:rFonts w:hint="eastAsia"/>
          <w:sz w:val="24"/>
          <w:lang w:bidi="ar"/>
        </w:rPr>
        <w:t>、品类名称、品类标志图片等字段的信息。此表主要记录门店所属品类的具体信息，详见表</w:t>
      </w:r>
      <w:r>
        <w:rPr>
          <w:sz w:val="24"/>
          <w:lang w:bidi="ar"/>
        </w:rPr>
        <w:t>4-3</w:t>
      </w:r>
      <w:r>
        <w:rPr>
          <w:rFonts w:hint="eastAsia"/>
          <w:sz w:val="24"/>
          <w:lang w:bidi="ar"/>
        </w:rPr>
        <w:t>。</w:t>
      </w:r>
    </w:p>
    <w:p w14:paraId="5F4EB9A3" w14:textId="77777777" w:rsidR="00E3550E" w:rsidRDefault="00E3550E" w:rsidP="00E3550E">
      <w:pPr>
        <w:spacing w:beforeLines="100" w:before="312" w:line="288" w:lineRule="auto"/>
        <w:jc w:val="center"/>
        <w:rPr>
          <w:sz w:val="24"/>
        </w:rPr>
      </w:pPr>
      <w:r>
        <w:rPr>
          <w:rFonts w:eastAsia="黑体" w:hint="eastAsia"/>
          <w:color w:val="000000"/>
          <w:szCs w:val="21"/>
        </w:rPr>
        <w:t>表</w:t>
      </w:r>
      <w:r>
        <w:rPr>
          <w:rFonts w:eastAsia="黑体" w:hint="eastAsia"/>
          <w:color w:val="000000"/>
          <w:szCs w:val="21"/>
        </w:rPr>
        <w:t>4-3</w:t>
      </w:r>
      <w:r>
        <w:rPr>
          <w:rFonts w:eastAsia="黑体" w:hint="eastAsia"/>
          <w:color w:val="000000"/>
          <w:szCs w:val="21"/>
        </w:rPr>
        <w:t>品类信息表字段介绍</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1986"/>
        <w:gridCol w:w="1578"/>
        <w:gridCol w:w="745"/>
        <w:gridCol w:w="1060"/>
        <w:gridCol w:w="711"/>
        <w:gridCol w:w="2425"/>
      </w:tblGrid>
      <w:tr w:rsidR="00E3550E" w14:paraId="0B2B984F" w14:textId="77777777" w:rsidTr="00C8020D">
        <w:trPr>
          <w:jc w:val="center"/>
        </w:trPr>
        <w:tc>
          <w:tcPr>
            <w:tcW w:w="1986" w:type="dxa"/>
          </w:tcPr>
          <w:p w14:paraId="6A349C45" w14:textId="77777777" w:rsidR="00E3550E" w:rsidRDefault="00E3550E" w:rsidP="00C8020D">
            <w:pPr>
              <w:ind w:firstLineChars="50" w:firstLine="90"/>
              <w:jc w:val="center"/>
              <w:rPr>
                <w:sz w:val="18"/>
              </w:rPr>
            </w:pPr>
            <w:r>
              <w:rPr>
                <w:rFonts w:hint="eastAsia"/>
                <w:sz w:val="18"/>
              </w:rPr>
              <w:t>字段名</w:t>
            </w:r>
          </w:p>
        </w:tc>
        <w:tc>
          <w:tcPr>
            <w:tcW w:w="1578" w:type="dxa"/>
          </w:tcPr>
          <w:p w14:paraId="7F5BFF25" w14:textId="77777777" w:rsidR="00E3550E" w:rsidRDefault="00E3550E" w:rsidP="00C8020D">
            <w:pPr>
              <w:ind w:firstLineChars="50" w:firstLine="90"/>
              <w:jc w:val="center"/>
              <w:rPr>
                <w:sz w:val="18"/>
              </w:rPr>
            </w:pPr>
            <w:r>
              <w:rPr>
                <w:rFonts w:hint="eastAsia"/>
                <w:sz w:val="18"/>
              </w:rPr>
              <w:t>数据类型</w:t>
            </w:r>
          </w:p>
        </w:tc>
        <w:tc>
          <w:tcPr>
            <w:tcW w:w="745" w:type="dxa"/>
          </w:tcPr>
          <w:p w14:paraId="075826DB" w14:textId="77777777" w:rsidR="00E3550E" w:rsidRDefault="00E3550E" w:rsidP="00C8020D">
            <w:pPr>
              <w:ind w:firstLineChars="50" w:firstLine="90"/>
              <w:jc w:val="center"/>
              <w:rPr>
                <w:sz w:val="18"/>
              </w:rPr>
            </w:pPr>
            <w:r>
              <w:rPr>
                <w:rFonts w:hint="eastAsia"/>
                <w:sz w:val="18"/>
              </w:rPr>
              <w:t>长度</w:t>
            </w:r>
          </w:p>
        </w:tc>
        <w:tc>
          <w:tcPr>
            <w:tcW w:w="1060" w:type="dxa"/>
          </w:tcPr>
          <w:p w14:paraId="5BD74F23" w14:textId="77777777" w:rsidR="00E3550E" w:rsidRDefault="00E3550E" w:rsidP="00C8020D">
            <w:pPr>
              <w:ind w:firstLineChars="50" w:firstLine="90"/>
              <w:jc w:val="center"/>
              <w:rPr>
                <w:sz w:val="18"/>
              </w:rPr>
            </w:pPr>
            <w:r>
              <w:rPr>
                <w:rFonts w:hint="eastAsia"/>
                <w:sz w:val="18"/>
              </w:rPr>
              <w:t>允许空</w:t>
            </w:r>
          </w:p>
        </w:tc>
        <w:tc>
          <w:tcPr>
            <w:tcW w:w="711" w:type="dxa"/>
          </w:tcPr>
          <w:p w14:paraId="6E03D8AA" w14:textId="77777777" w:rsidR="00E3550E" w:rsidRDefault="00E3550E" w:rsidP="00C8020D">
            <w:pPr>
              <w:ind w:firstLineChars="50" w:firstLine="90"/>
              <w:jc w:val="center"/>
              <w:rPr>
                <w:sz w:val="18"/>
              </w:rPr>
            </w:pPr>
            <w:r>
              <w:rPr>
                <w:rFonts w:hint="eastAsia"/>
                <w:sz w:val="18"/>
              </w:rPr>
              <w:t>主键</w:t>
            </w:r>
          </w:p>
        </w:tc>
        <w:tc>
          <w:tcPr>
            <w:tcW w:w="2425" w:type="dxa"/>
          </w:tcPr>
          <w:p w14:paraId="249BE1A1" w14:textId="77777777" w:rsidR="00E3550E" w:rsidRDefault="00E3550E" w:rsidP="00C8020D">
            <w:pPr>
              <w:ind w:firstLineChars="50" w:firstLine="90"/>
              <w:jc w:val="center"/>
              <w:rPr>
                <w:sz w:val="18"/>
              </w:rPr>
            </w:pPr>
            <w:r>
              <w:rPr>
                <w:rFonts w:hint="eastAsia"/>
                <w:sz w:val="18"/>
              </w:rPr>
              <w:t>说明</w:t>
            </w:r>
          </w:p>
        </w:tc>
      </w:tr>
      <w:tr w:rsidR="00E3550E" w14:paraId="03581D8B" w14:textId="77777777" w:rsidTr="00C8020D">
        <w:trPr>
          <w:jc w:val="center"/>
        </w:trPr>
        <w:tc>
          <w:tcPr>
            <w:tcW w:w="1986" w:type="dxa"/>
          </w:tcPr>
          <w:p w14:paraId="227ED8BB" w14:textId="77777777" w:rsidR="00E3550E" w:rsidRDefault="00E3550E" w:rsidP="00C8020D">
            <w:pPr>
              <w:ind w:firstLineChars="50" w:firstLine="90"/>
              <w:jc w:val="center"/>
              <w:rPr>
                <w:sz w:val="18"/>
              </w:rPr>
            </w:pPr>
            <w:r>
              <w:rPr>
                <w:rFonts w:hint="eastAsia"/>
                <w:sz w:val="18"/>
              </w:rPr>
              <w:t>id</w:t>
            </w:r>
          </w:p>
        </w:tc>
        <w:tc>
          <w:tcPr>
            <w:tcW w:w="1578" w:type="dxa"/>
          </w:tcPr>
          <w:p w14:paraId="774D4317" w14:textId="77777777" w:rsidR="00E3550E" w:rsidRDefault="00E3550E" w:rsidP="00C8020D">
            <w:pPr>
              <w:ind w:firstLineChars="50" w:firstLine="90"/>
              <w:jc w:val="center"/>
              <w:rPr>
                <w:sz w:val="18"/>
              </w:rPr>
            </w:pPr>
            <w:r>
              <w:rPr>
                <w:sz w:val="18"/>
              </w:rPr>
              <w:t>INT</w:t>
            </w:r>
          </w:p>
        </w:tc>
        <w:tc>
          <w:tcPr>
            <w:tcW w:w="745" w:type="dxa"/>
          </w:tcPr>
          <w:p w14:paraId="6A13BC4B" w14:textId="77777777" w:rsidR="00E3550E" w:rsidRDefault="00E3550E" w:rsidP="00C8020D">
            <w:pPr>
              <w:ind w:firstLineChars="50" w:firstLine="90"/>
              <w:jc w:val="center"/>
              <w:rPr>
                <w:sz w:val="18"/>
              </w:rPr>
            </w:pPr>
            <w:r>
              <w:rPr>
                <w:sz w:val="18"/>
              </w:rPr>
              <w:t>11</w:t>
            </w:r>
          </w:p>
        </w:tc>
        <w:tc>
          <w:tcPr>
            <w:tcW w:w="1060" w:type="dxa"/>
          </w:tcPr>
          <w:p w14:paraId="122B7BAA" w14:textId="77777777" w:rsidR="00E3550E" w:rsidRDefault="00E3550E" w:rsidP="00C8020D">
            <w:pPr>
              <w:ind w:firstLineChars="50" w:firstLine="90"/>
              <w:jc w:val="center"/>
              <w:rPr>
                <w:sz w:val="18"/>
              </w:rPr>
            </w:pPr>
            <w:r>
              <w:rPr>
                <w:rFonts w:hint="eastAsia"/>
                <w:sz w:val="18"/>
              </w:rPr>
              <w:t>否</w:t>
            </w:r>
          </w:p>
        </w:tc>
        <w:tc>
          <w:tcPr>
            <w:tcW w:w="711" w:type="dxa"/>
          </w:tcPr>
          <w:p w14:paraId="2933EA3F" w14:textId="77777777" w:rsidR="00E3550E" w:rsidRDefault="00E3550E" w:rsidP="00C8020D">
            <w:pPr>
              <w:ind w:firstLineChars="50" w:firstLine="90"/>
              <w:jc w:val="center"/>
              <w:rPr>
                <w:sz w:val="18"/>
              </w:rPr>
            </w:pPr>
            <w:r>
              <w:rPr>
                <w:rFonts w:hint="eastAsia"/>
                <w:sz w:val="18"/>
              </w:rPr>
              <w:t>是</w:t>
            </w:r>
          </w:p>
        </w:tc>
        <w:tc>
          <w:tcPr>
            <w:tcW w:w="2425" w:type="dxa"/>
          </w:tcPr>
          <w:p w14:paraId="47AE4349" w14:textId="77777777" w:rsidR="00E3550E" w:rsidRDefault="00E3550E" w:rsidP="00C8020D">
            <w:pPr>
              <w:ind w:firstLineChars="50" w:firstLine="90"/>
              <w:jc w:val="center"/>
              <w:rPr>
                <w:sz w:val="18"/>
              </w:rPr>
            </w:pPr>
            <w:r>
              <w:rPr>
                <w:rFonts w:hint="eastAsia"/>
                <w:sz w:val="18"/>
              </w:rPr>
              <w:t>品类</w:t>
            </w:r>
            <w:r>
              <w:rPr>
                <w:rFonts w:hint="eastAsia"/>
                <w:sz w:val="18"/>
              </w:rPr>
              <w:t>ID</w:t>
            </w:r>
          </w:p>
        </w:tc>
      </w:tr>
      <w:tr w:rsidR="00E3550E" w14:paraId="4859BABF" w14:textId="77777777" w:rsidTr="00C8020D">
        <w:trPr>
          <w:jc w:val="center"/>
        </w:trPr>
        <w:tc>
          <w:tcPr>
            <w:tcW w:w="1986" w:type="dxa"/>
          </w:tcPr>
          <w:p w14:paraId="6671FEB0" w14:textId="77777777" w:rsidR="00E3550E" w:rsidRDefault="00E3550E" w:rsidP="00C8020D">
            <w:pPr>
              <w:ind w:firstLineChars="50" w:firstLine="90"/>
              <w:jc w:val="center"/>
              <w:rPr>
                <w:sz w:val="18"/>
              </w:rPr>
            </w:pPr>
            <w:r>
              <w:rPr>
                <w:rFonts w:hint="eastAsia"/>
                <w:sz w:val="18"/>
              </w:rPr>
              <w:t>name</w:t>
            </w:r>
          </w:p>
        </w:tc>
        <w:tc>
          <w:tcPr>
            <w:tcW w:w="1578" w:type="dxa"/>
          </w:tcPr>
          <w:p w14:paraId="3E4491AF" w14:textId="77777777" w:rsidR="00E3550E" w:rsidRDefault="00E3550E" w:rsidP="00C8020D">
            <w:pPr>
              <w:ind w:firstLineChars="50" w:firstLine="90"/>
              <w:jc w:val="center"/>
              <w:rPr>
                <w:sz w:val="18"/>
              </w:rPr>
            </w:pPr>
            <w:r>
              <w:rPr>
                <w:sz w:val="18"/>
              </w:rPr>
              <w:t>VARCHAR</w:t>
            </w:r>
          </w:p>
        </w:tc>
        <w:tc>
          <w:tcPr>
            <w:tcW w:w="745" w:type="dxa"/>
          </w:tcPr>
          <w:p w14:paraId="6795C80E" w14:textId="77777777" w:rsidR="00E3550E" w:rsidRDefault="00E3550E" w:rsidP="00C8020D">
            <w:pPr>
              <w:ind w:firstLineChars="50" w:firstLine="90"/>
              <w:jc w:val="center"/>
              <w:rPr>
                <w:sz w:val="18"/>
              </w:rPr>
            </w:pPr>
            <w:r>
              <w:rPr>
                <w:rFonts w:hint="eastAsia"/>
                <w:color w:val="000000"/>
                <w:sz w:val="18"/>
              </w:rPr>
              <w:t>20</w:t>
            </w:r>
          </w:p>
        </w:tc>
        <w:tc>
          <w:tcPr>
            <w:tcW w:w="1060" w:type="dxa"/>
          </w:tcPr>
          <w:p w14:paraId="7828A6FC" w14:textId="77777777" w:rsidR="00E3550E" w:rsidRDefault="00E3550E" w:rsidP="00C8020D">
            <w:pPr>
              <w:ind w:firstLineChars="50" w:firstLine="90"/>
              <w:jc w:val="center"/>
              <w:rPr>
                <w:sz w:val="18"/>
              </w:rPr>
            </w:pPr>
            <w:r>
              <w:rPr>
                <w:rFonts w:hint="eastAsia"/>
                <w:sz w:val="18"/>
              </w:rPr>
              <w:t>否</w:t>
            </w:r>
          </w:p>
        </w:tc>
        <w:tc>
          <w:tcPr>
            <w:tcW w:w="711" w:type="dxa"/>
          </w:tcPr>
          <w:p w14:paraId="4A9B12F3" w14:textId="77777777" w:rsidR="00E3550E" w:rsidRDefault="00E3550E" w:rsidP="00C8020D">
            <w:pPr>
              <w:ind w:firstLineChars="50" w:firstLine="90"/>
              <w:jc w:val="center"/>
              <w:rPr>
                <w:sz w:val="18"/>
              </w:rPr>
            </w:pPr>
            <w:r>
              <w:rPr>
                <w:rFonts w:hint="eastAsia"/>
                <w:sz w:val="18"/>
              </w:rPr>
              <w:t>否</w:t>
            </w:r>
          </w:p>
        </w:tc>
        <w:tc>
          <w:tcPr>
            <w:tcW w:w="2425" w:type="dxa"/>
          </w:tcPr>
          <w:p w14:paraId="3A32C26E" w14:textId="77777777" w:rsidR="00E3550E" w:rsidRDefault="00E3550E" w:rsidP="00C8020D">
            <w:pPr>
              <w:ind w:firstLineChars="50" w:firstLine="90"/>
              <w:jc w:val="center"/>
              <w:rPr>
                <w:sz w:val="18"/>
              </w:rPr>
            </w:pPr>
            <w:r>
              <w:rPr>
                <w:rFonts w:hint="eastAsia"/>
                <w:sz w:val="18"/>
              </w:rPr>
              <w:t>品类名称</w:t>
            </w:r>
          </w:p>
        </w:tc>
      </w:tr>
      <w:tr w:rsidR="00E3550E" w14:paraId="5B05FD08" w14:textId="77777777" w:rsidTr="00C8020D">
        <w:trPr>
          <w:jc w:val="center"/>
        </w:trPr>
        <w:tc>
          <w:tcPr>
            <w:tcW w:w="1986" w:type="dxa"/>
          </w:tcPr>
          <w:p w14:paraId="355E017C" w14:textId="77777777" w:rsidR="00E3550E" w:rsidRDefault="00E3550E" w:rsidP="00C8020D">
            <w:pPr>
              <w:ind w:firstLineChars="50" w:firstLine="90"/>
              <w:jc w:val="center"/>
              <w:rPr>
                <w:sz w:val="18"/>
              </w:rPr>
            </w:pPr>
            <w:r>
              <w:rPr>
                <w:rFonts w:hint="eastAsia"/>
                <w:sz w:val="18"/>
              </w:rPr>
              <w:t>icon_url</w:t>
            </w:r>
          </w:p>
        </w:tc>
        <w:tc>
          <w:tcPr>
            <w:tcW w:w="1578" w:type="dxa"/>
          </w:tcPr>
          <w:p w14:paraId="726BD28D" w14:textId="77777777" w:rsidR="00E3550E" w:rsidRDefault="00E3550E" w:rsidP="00C8020D">
            <w:pPr>
              <w:ind w:firstLineChars="50" w:firstLine="90"/>
              <w:jc w:val="center"/>
              <w:rPr>
                <w:sz w:val="18"/>
              </w:rPr>
            </w:pPr>
            <w:r>
              <w:rPr>
                <w:sz w:val="18"/>
              </w:rPr>
              <w:t>VARCHAR</w:t>
            </w:r>
          </w:p>
        </w:tc>
        <w:tc>
          <w:tcPr>
            <w:tcW w:w="745" w:type="dxa"/>
          </w:tcPr>
          <w:p w14:paraId="2D7969A1" w14:textId="77777777" w:rsidR="00E3550E" w:rsidRDefault="00E3550E" w:rsidP="00C8020D">
            <w:pPr>
              <w:ind w:firstLineChars="50" w:firstLine="90"/>
              <w:jc w:val="center"/>
              <w:rPr>
                <w:sz w:val="18"/>
              </w:rPr>
            </w:pPr>
            <w:r>
              <w:rPr>
                <w:rFonts w:hint="eastAsia"/>
                <w:color w:val="000000"/>
                <w:sz w:val="18"/>
              </w:rPr>
              <w:t>200</w:t>
            </w:r>
          </w:p>
        </w:tc>
        <w:tc>
          <w:tcPr>
            <w:tcW w:w="1060" w:type="dxa"/>
          </w:tcPr>
          <w:p w14:paraId="25D60973" w14:textId="77777777" w:rsidR="00E3550E" w:rsidRDefault="00E3550E" w:rsidP="00C8020D">
            <w:pPr>
              <w:ind w:firstLineChars="50" w:firstLine="90"/>
              <w:jc w:val="center"/>
              <w:rPr>
                <w:sz w:val="18"/>
              </w:rPr>
            </w:pPr>
            <w:r>
              <w:rPr>
                <w:rFonts w:hint="eastAsia"/>
                <w:sz w:val="18"/>
              </w:rPr>
              <w:t>否</w:t>
            </w:r>
          </w:p>
        </w:tc>
        <w:tc>
          <w:tcPr>
            <w:tcW w:w="711" w:type="dxa"/>
          </w:tcPr>
          <w:p w14:paraId="1F3550F4" w14:textId="77777777" w:rsidR="00E3550E" w:rsidRDefault="00E3550E" w:rsidP="00C8020D">
            <w:pPr>
              <w:ind w:firstLineChars="50" w:firstLine="90"/>
              <w:jc w:val="center"/>
              <w:rPr>
                <w:sz w:val="18"/>
              </w:rPr>
            </w:pPr>
            <w:r>
              <w:rPr>
                <w:rFonts w:hint="eastAsia"/>
                <w:sz w:val="18"/>
              </w:rPr>
              <w:t>否</w:t>
            </w:r>
          </w:p>
        </w:tc>
        <w:tc>
          <w:tcPr>
            <w:tcW w:w="2425" w:type="dxa"/>
          </w:tcPr>
          <w:p w14:paraId="5B6F61C1" w14:textId="77777777" w:rsidR="00E3550E" w:rsidRDefault="00E3550E" w:rsidP="00C8020D">
            <w:pPr>
              <w:ind w:firstLineChars="50" w:firstLine="90"/>
              <w:jc w:val="center"/>
              <w:rPr>
                <w:sz w:val="18"/>
              </w:rPr>
            </w:pPr>
            <w:r>
              <w:rPr>
                <w:rFonts w:hint="eastAsia"/>
                <w:sz w:val="18"/>
              </w:rPr>
              <w:t>品类标志图片路径</w:t>
            </w:r>
          </w:p>
        </w:tc>
      </w:tr>
      <w:tr w:rsidR="00E3550E" w14:paraId="10815A80" w14:textId="77777777" w:rsidTr="00C8020D">
        <w:trPr>
          <w:jc w:val="center"/>
        </w:trPr>
        <w:tc>
          <w:tcPr>
            <w:tcW w:w="1986" w:type="dxa"/>
          </w:tcPr>
          <w:p w14:paraId="0FC90688" w14:textId="77777777" w:rsidR="00E3550E" w:rsidRDefault="00E3550E" w:rsidP="00C8020D">
            <w:pPr>
              <w:ind w:firstLineChars="50" w:firstLine="90"/>
              <w:jc w:val="center"/>
              <w:rPr>
                <w:sz w:val="18"/>
              </w:rPr>
            </w:pPr>
            <w:r>
              <w:rPr>
                <w:rFonts w:hint="eastAsia"/>
                <w:sz w:val="18"/>
              </w:rPr>
              <w:t>sort</w:t>
            </w:r>
          </w:p>
        </w:tc>
        <w:tc>
          <w:tcPr>
            <w:tcW w:w="1578" w:type="dxa"/>
          </w:tcPr>
          <w:p w14:paraId="2E0C5517" w14:textId="77777777" w:rsidR="00E3550E" w:rsidRDefault="00E3550E" w:rsidP="00C8020D">
            <w:pPr>
              <w:ind w:firstLineChars="50" w:firstLine="90"/>
              <w:jc w:val="center"/>
              <w:rPr>
                <w:sz w:val="18"/>
              </w:rPr>
            </w:pPr>
            <w:r>
              <w:rPr>
                <w:sz w:val="18"/>
              </w:rPr>
              <w:t>INT</w:t>
            </w:r>
          </w:p>
        </w:tc>
        <w:tc>
          <w:tcPr>
            <w:tcW w:w="745" w:type="dxa"/>
          </w:tcPr>
          <w:p w14:paraId="2A292A59" w14:textId="77777777" w:rsidR="00E3550E" w:rsidRDefault="00E3550E" w:rsidP="00C8020D">
            <w:pPr>
              <w:ind w:firstLineChars="50" w:firstLine="90"/>
              <w:jc w:val="center"/>
              <w:rPr>
                <w:sz w:val="18"/>
              </w:rPr>
            </w:pPr>
            <w:r>
              <w:rPr>
                <w:rFonts w:hint="eastAsia"/>
                <w:color w:val="000000"/>
                <w:sz w:val="18"/>
              </w:rPr>
              <w:t>11</w:t>
            </w:r>
          </w:p>
        </w:tc>
        <w:tc>
          <w:tcPr>
            <w:tcW w:w="1060" w:type="dxa"/>
          </w:tcPr>
          <w:p w14:paraId="084A6DC1" w14:textId="77777777" w:rsidR="00E3550E" w:rsidRDefault="00E3550E" w:rsidP="00C8020D">
            <w:pPr>
              <w:ind w:firstLineChars="50" w:firstLine="90"/>
              <w:jc w:val="center"/>
              <w:rPr>
                <w:sz w:val="18"/>
              </w:rPr>
            </w:pPr>
            <w:r>
              <w:rPr>
                <w:rFonts w:hint="eastAsia"/>
                <w:sz w:val="18"/>
              </w:rPr>
              <w:t>否</w:t>
            </w:r>
          </w:p>
        </w:tc>
        <w:tc>
          <w:tcPr>
            <w:tcW w:w="711" w:type="dxa"/>
          </w:tcPr>
          <w:p w14:paraId="2A613B4A" w14:textId="77777777" w:rsidR="00E3550E" w:rsidRDefault="00E3550E" w:rsidP="00C8020D">
            <w:pPr>
              <w:ind w:firstLineChars="50" w:firstLine="90"/>
              <w:jc w:val="center"/>
              <w:rPr>
                <w:sz w:val="18"/>
              </w:rPr>
            </w:pPr>
            <w:r>
              <w:rPr>
                <w:rFonts w:hint="eastAsia"/>
                <w:sz w:val="18"/>
              </w:rPr>
              <w:t>否</w:t>
            </w:r>
          </w:p>
        </w:tc>
        <w:tc>
          <w:tcPr>
            <w:tcW w:w="2425" w:type="dxa"/>
          </w:tcPr>
          <w:p w14:paraId="6F2C45DE" w14:textId="77777777" w:rsidR="00E3550E" w:rsidRDefault="00E3550E" w:rsidP="00C8020D">
            <w:pPr>
              <w:ind w:firstLineChars="50" w:firstLine="90"/>
              <w:jc w:val="center"/>
              <w:rPr>
                <w:sz w:val="18"/>
              </w:rPr>
            </w:pPr>
            <w:r>
              <w:rPr>
                <w:rFonts w:hint="eastAsia"/>
                <w:sz w:val="18"/>
              </w:rPr>
              <w:t>品类优先级排序</w:t>
            </w:r>
          </w:p>
        </w:tc>
      </w:tr>
      <w:tr w:rsidR="00E3550E" w14:paraId="1DEB1FAE" w14:textId="77777777" w:rsidTr="00C8020D">
        <w:trPr>
          <w:jc w:val="center"/>
        </w:trPr>
        <w:tc>
          <w:tcPr>
            <w:tcW w:w="1986" w:type="dxa"/>
          </w:tcPr>
          <w:p w14:paraId="4D7995EC" w14:textId="77777777" w:rsidR="00E3550E" w:rsidRDefault="00E3550E" w:rsidP="00C8020D">
            <w:pPr>
              <w:ind w:firstLineChars="50" w:firstLine="90"/>
              <w:jc w:val="center"/>
              <w:rPr>
                <w:sz w:val="18"/>
              </w:rPr>
            </w:pPr>
            <w:r>
              <w:rPr>
                <w:rFonts w:hint="eastAsia"/>
                <w:sz w:val="18"/>
              </w:rPr>
              <w:t>created_at</w:t>
            </w:r>
          </w:p>
        </w:tc>
        <w:tc>
          <w:tcPr>
            <w:tcW w:w="1578" w:type="dxa"/>
          </w:tcPr>
          <w:p w14:paraId="4C796C21" w14:textId="77777777" w:rsidR="00E3550E" w:rsidRDefault="00E3550E" w:rsidP="00C8020D">
            <w:pPr>
              <w:ind w:firstLineChars="50" w:firstLine="90"/>
              <w:jc w:val="center"/>
              <w:rPr>
                <w:sz w:val="18"/>
              </w:rPr>
            </w:pPr>
            <w:r>
              <w:rPr>
                <w:color w:val="000000"/>
                <w:sz w:val="18"/>
              </w:rPr>
              <w:t>DATETIME</w:t>
            </w:r>
          </w:p>
        </w:tc>
        <w:tc>
          <w:tcPr>
            <w:tcW w:w="745" w:type="dxa"/>
          </w:tcPr>
          <w:p w14:paraId="69360F51" w14:textId="77777777" w:rsidR="00E3550E" w:rsidRDefault="00E3550E" w:rsidP="00C8020D">
            <w:pPr>
              <w:ind w:firstLineChars="50" w:firstLine="90"/>
              <w:jc w:val="center"/>
              <w:rPr>
                <w:sz w:val="18"/>
              </w:rPr>
            </w:pPr>
            <w:r>
              <w:rPr>
                <w:rFonts w:hint="eastAsia"/>
                <w:color w:val="000000"/>
                <w:sz w:val="18"/>
              </w:rPr>
              <w:t>—</w:t>
            </w:r>
          </w:p>
        </w:tc>
        <w:tc>
          <w:tcPr>
            <w:tcW w:w="1060" w:type="dxa"/>
          </w:tcPr>
          <w:p w14:paraId="59F694C1" w14:textId="77777777" w:rsidR="00E3550E" w:rsidRDefault="00E3550E" w:rsidP="00C8020D">
            <w:pPr>
              <w:ind w:firstLineChars="50" w:firstLine="90"/>
              <w:jc w:val="center"/>
              <w:rPr>
                <w:sz w:val="18"/>
              </w:rPr>
            </w:pPr>
            <w:r>
              <w:rPr>
                <w:rFonts w:hint="eastAsia"/>
                <w:sz w:val="18"/>
              </w:rPr>
              <w:t>否</w:t>
            </w:r>
          </w:p>
        </w:tc>
        <w:tc>
          <w:tcPr>
            <w:tcW w:w="711" w:type="dxa"/>
          </w:tcPr>
          <w:p w14:paraId="63B59364" w14:textId="77777777" w:rsidR="00E3550E" w:rsidRDefault="00E3550E" w:rsidP="00C8020D">
            <w:pPr>
              <w:ind w:firstLineChars="50" w:firstLine="90"/>
              <w:jc w:val="center"/>
              <w:rPr>
                <w:sz w:val="18"/>
              </w:rPr>
            </w:pPr>
            <w:r>
              <w:rPr>
                <w:rFonts w:hint="eastAsia"/>
                <w:sz w:val="18"/>
              </w:rPr>
              <w:t>否</w:t>
            </w:r>
          </w:p>
        </w:tc>
        <w:tc>
          <w:tcPr>
            <w:tcW w:w="2425" w:type="dxa"/>
          </w:tcPr>
          <w:p w14:paraId="47E45704" w14:textId="77777777" w:rsidR="00E3550E" w:rsidRDefault="00E3550E" w:rsidP="00C8020D">
            <w:pPr>
              <w:ind w:firstLineChars="50" w:firstLine="90"/>
              <w:jc w:val="center"/>
              <w:rPr>
                <w:sz w:val="18"/>
              </w:rPr>
            </w:pPr>
            <w:r>
              <w:rPr>
                <w:rFonts w:hint="eastAsia"/>
                <w:sz w:val="18"/>
              </w:rPr>
              <w:t>创建时间</w:t>
            </w:r>
          </w:p>
        </w:tc>
      </w:tr>
      <w:tr w:rsidR="00E3550E" w14:paraId="065634B9" w14:textId="77777777" w:rsidTr="00C8020D">
        <w:trPr>
          <w:jc w:val="center"/>
        </w:trPr>
        <w:tc>
          <w:tcPr>
            <w:tcW w:w="1986" w:type="dxa"/>
          </w:tcPr>
          <w:p w14:paraId="602B06EA" w14:textId="77777777" w:rsidR="00E3550E" w:rsidRDefault="00E3550E" w:rsidP="00C8020D">
            <w:pPr>
              <w:ind w:firstLineChars="50" w:firstLine="90"/>
              <w:jc w:val="center"/>
              <w:rPr>
                <w:sz w:val="18"/>
              </w:rPr>
            </w:pPr>
            <w:r>
              <w:rPr>
                <w:rFonts w:hint="eastAsia"/>
                <w:sz w:val="18"/>
              </w:rPr>
              <w:t>updated_at</w:t>
            </w:r>
          </w:p>
        </w:tc>
        <w:tc>
          <w:tcPr>
            <w:tcW w:w="1578" w:type="dxa"/>
          </w:tcPr>
          <w:p w14:paraId="6DB51B64" w14:textId="77777777" w:rsidR="00E3550E" w:rsidRDefault="00E3550E" w:rsidP="00C8020D">
            <w:pPr>
              <w:ind w:firstLineChars="50" w:firstLine="90"/>
              <w:jc w:val="center"/>
              <w:rPr>
                <w:sz w:val="18"/>
              </w:rPr>
            </w:pPr>
            <w:r>
              <w:rPr>
                <w:color w:val="000000"/>
                <w:sz w:val="18"/>
              </w:rPr>
              <w:t>DATETIME</w:t>
            </w:r>
          </w:p>
        </w:tc>
        <w:tc>
          <w:tcPr>
            <w:tcW w:w="745" w:type="dxa"/>
          </w:tcPr>
          <w:p w14:paraId="57E8CA1B" w14:textId="77777777" w:rsidR="00E3550E" w:rsidRDefault="00E3550E" w:rsidP="00C8020D">
            <w:pPr>
              <w:ind w:firstLineChars="50" w:firstLine="90"/>
              <w:jc w:val="center"/>
              <w:rPr>
                <w:sz w:val="18"/>
              </w:rPr>
            </w:pPr>
            <w:r>
              <w:rPr>
                <w:rFonts w:hint="eastAsia"/>
                <w:color w:val="000000"/>
                <w:sz w:val="18"/>
              </w:rPr>
              <w:t>—</w:t>
            </w:r>
          </w:p>
        </w:tc>
        <w:tc>
          <w:tcPr>
            <w:tcW w:w="1060" w:type="dxa"/>
          </w:tcPr>
          <w:p w14:paraId="189E548A" w14:textId="77777777" w:rsidR="00E3550E" w:rsidRDefault="00E3550E" w:rsidP="00C8020D">
            <w:pPr>
              <w:ind w:firstLineChars="50" w:firstLine="90"/>
              <w:jc w:val="center"/>
              <w:rPr>
                <w:sz w:val="18"/>
              </w:rPr>
            </w:pPr>
            <w:r>
              <w:rPr>
                <w:rFonts w:hint="eastAsia"/>
                <w:sz w:val="18"/>
              </w:rPr>
              <w:t>否</w:t>
            </w:r>
          </w:p>
        </w:tc>
        <w:tc>
          <w:tcPr>
            <w:tcW w:w="711" w:type="dxa"/>
          </w:tcPr>
          <w:p w14:paraId="0D1DE6BC" w14:textId="77777777" w:rsidR="00E3550E" w:rsidRDefault="00E3550E" w:rsidP="00C8020D">
            <w:pPr>
              <w:ind w:firstLineChars="50" w:firstLine="90"/>
              <w:jc w:val="center"/>
              <w:rPr>
                <w:sz w:val="18"/>
              </w:rPr>
            </w:pPr>
            <w:r>
              <w:rPr>
                <w:rFonts w:hint="eastAsia"/>
                <w:sz w:val="18"/>
              </w:rPr>
              <w:t>否</w:t>
            </w:r>
          </w:p>
        </w:tc>
        <w:tc>
          <w:tcPr>
            <w:tcW w:w="2425" w:type="dxa"/>
          </w:tcPr>
          <w:p w14:paraId="4F298167" w14:textId="77777777" w:rsidR="00E3550E" w:rsidRDefault="00E3550E" w:rsidP="00C8020D">
            <w:pPr>
              <w:ind w:firstLineChars="50" w:firstLine="90"/>
              <w:jc w:val="center"/>
              <w:rPr>
                <w:sz w:val="18"/>
              </w:rPr>
            </w:pPr>
            <w:r>
              <w:rPr>
                <w:rFonts w:hint="eastAsia"/>
                <w:sz w:val="18"/>
              </w:rPr>
              <w:t>修改时间</w:t>
            </w:r>
          </w:p>
        </w:tc>
      </w:tr>
    </w:tbl>
    <w:p w14:paraId="34314AB1" w14:textId="77777777" w:rsidR="00E3550E" w:rsidRDefault="00E3550E" w:rsidP="00E3550E">
      <w:pPr>
        <w:spacing w:line="288" w:lineRule="auto"/>
        <w:ind w:firstLineChars="200" w:firstLine="480"/>
        <w:rPr>
          <w:sz w:val="24"/>
        </w:rPr>
      </w:pPr>
    </w:p>
    <w:p w14:paraId="620B2597" w14:textId="77777777" w:rsidR="00E3550E" w:rsidRDefault="00E3550E" w:rsidP="00E3550E">
      <w:pPr>
        <w:spacing w:line="288" w:lineRule="auto"/>
        <w:ind w:firstLineChars="200" w:firstLine="480"/>
        <w:rPr>
          <w:sz w:val="24"/>
        </w:rPr>
      </w:pPr>
      <w:r>
        <w:rPr>
          <w:rFonts w:hint="eastAsia"/>
          <w:sz w:val="24"/>
        </w:rPr>
        <w:t>4</w:t>
      </w:r>
      <w:r>
        <w:rPr>
          <w:rFonts w:hint="eastAsia"/>
          <w:sz w:val="24"/>
        </w:rPr>
        <w:t>、商户信息表</w:t>
      </w:r>
    </w:p>
    <w:p w14:paraId="60AE0205" w14:textId="77777777" w:rsidR="00E3550E" w:rsidRDefault="00E3550E" w:rsidP="00E3550E">
      <w:pPr>
        <w:spacing w:line="288" w:lineRule="auto"/>
        <w:ind w:firstLineChars="200" w:firstLine="480"/>
        <w:rPr>
          <w:sz w:val="24"/>
        </w:rPr>
      </w:pPr>
      <w:r>
        <w:rPr>
          <w:rFonts w:hint="eastAsia"/>
          <w:sz w:val="24"/>
        </w:rPr>
        <w:t>商户信息表主要包括商户</w:t>
      </w:r>
      <w:r>
        <w:rPr>
          <w:rFonts w:hint="eastAsia"/>
          <w:sz w:val="24"/>
        </w:rPr>
        <w:t>ID</w:t>
      </w:r>
      <w:r>
        <w:rPr>
          <w:rFonts w:hint="eastAsia"/>
          <w:sz w:val="24"/>
        </w:rPr>
        <w:t>、商户名称、商户评分等主要的字段信息。该表主要用来存放商户的具体信息，详见表</w:t>
      </w:r>
      <w:r>
        <w:rPr>
          <w:rFonts w:hint="eastAsia"/>
          <w:sz w:val="24"/>
        </w:rPr>
        <w:t>4</w:t>
      </w:r>
      <w:r>
        <w:rPr>
          <w:sz w:val="24"/>
        </w:rPr>
        <w:t>-4</w:t>
      </w:r>
      <w:r>
        <w:rPr>
          <w:rFonts w:hint="eastAsia"/>
          <w:sz w:val="24"/>
        </w:rPr>
        <w:t>。</w:t>
      </w:r>
    </w:p>
    <w:p w14:paraId="0E9076CD" w14:textId="77777777" w:rsidR="00E3550E" w:rsidRDefault="00E3550E" w:rsidP="00E3550E">
      <w:pPr>
        <w:spacing w:beforeLines="100" w:before="312" w:line="288" w:lineRule="auto"/>
        <w:jc w:val="center"/>
        <w:rPr>
          <w:sz w:val="24"/>
        </w:rPr>
      </w:pPr>
      <w:r>
        <w:rPr>
          <w:rFonts w:eastAsia="黑体" w:hint="eastAsia"/>
          <w:color w:val="000000"/>
          <w:szCs w:val="21"/>
        </w:rPr>
        <w:t>表</w:t>
      </w:r>
      <w:r>
        <w:rPr>
          <w:rFonts w:eastAsia="黑体" w:hint="eastAsia"/>
          <w:color w:val="000000"/>
          <w:szCs w:val="21"/>
        </w:rPr>
        <w:t xml:space="preserve">4-4 </w:t>
      </w:r>
      <w:r>
        <w:rPr>
          <w:rFonts w:eastAsia="黑体" w:hint="eastAsia"/>
          <w:color w:val="000000"/>
          <w:szCs w:val="21"/>
        </w:rPr>
        <w:t>商户信息表字段介绍</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1986"/>
        <w:gridCol w:w="1578"/>
        <w:gridCol w:w="745"/>
        <w:gridCol w:w="1060"/>
        <w:gridCol w:w="711"/>
        <w:gridCol w:w="2425"/>
      </w:tblGrid>
      <w:tr w:rsidR="00E3550E" w14:paraId="554FAF45" w14:textId="77777777" w:rsidTr="00C8020D">
        <w:trPr>
          <w:jc w:val="center"/>
        </w:trPr>
        <w:tc>
          <w:tcPr>
            <w:tcW w:w="1986" w:type="dxa"/>
          </w:tcPr>
          <w:p w14:paraId="572A490C" w14:textId="77777777" w:rsidR="00E3550E" w:rsidRDefault="00E3550E" w:rsidP="00C8020D">
            <w:pPr>
              <w:ind w:firstLineChars="50" w:firstLine="90"/>
              <w:jc w:val="center"/>
              <w:rPr>
                <w:sz w:val="18"/>
              </w:rPr>
            </w:pPr>
            <w:r>
              <w:rPr>
                <w:rFonts w:hint="eastAsia"/>
                <w:sz w:val="18"/>
              </w:rPr>
              <w:t>字段名</w:t>
            </w:r>
          </w:p>
        </w:tc>
        <w:tc>
          <w:tcPr>
            <w:tcW w:w="1578" w:type="dxa"/>
          </w:tcPr>
          <w:p w14:paraId="0C414281" w14:textId="77777777" w:rsidR="00E3550E" w:rsidRDefault="00E3550E" w:rsidP="00C8020D">
            <w:pPr>
              <w:ind w:firstLineChars="50" w:firstLine="90"/>
              <w:jc w:val="center"/>
              <w:rPr>
                <w:sz w:val="18"/>
              </w:rPr>
            </w:pPr>
            <w:r>
              <w:rPr>
                <w:rFonts w:hint="eastAsia"/>
                <w:sz w:val="18"/>
              </w:rPr>
              <w:t>数据类型</w:t>
            </w:r>
          </w:p>
        </w:tc>
        <w:tc>
          <w:tcPr>
            <w:tcW w:w="745" w:type="dxa"/>
          </w:tcPr>
          <w:p w14:paraId="3EA10CFB" w14:textId="77777777" w:rsidR="00E3550E" w:rsidRDefault="00E3550E" w:rsidP="00C8020D">
            <w:pPr>
              <w:ind w:firstLineChars="50" w:firstLine="90"/>
              <w:jc w:val="center"/>
              <w:rPr>
                <w:sz w:val="18"/>
              </w:rPr>
            </w:pPr>
            <w:r>
              <w:rPr>
                <w:rFonts w:hint="eastAsia"/>
                <w:sz w:val="18"/>
              </w:rPr>
              <w:t>长度</w:t>
            </w:r>
          </w:p>
        </w:tc>
        <w:tc>
          <w:tcPr>
            <w:tcW w:w="1060" w:type="dxa"/>
          </w:tcPr>
          <w:p w14:paraId="437BC2EA" w14:textId="77777777" w:rsidR="00E3550E" w:rsidRDefault="00E3550E" w:rsidP="00C8020D">
            <w:pPr>
              <w:ind w:firstLineChars="50" w:firstLine="90"/>
              <w:jc w:val="center"/>
              <w:rPr>
                <w:sz w:val="18"/>
              </w:rPr>
            </w:pPr>
            <w:r>
              <w:rPr>
                <w:rFonts w:hint="eastAsia"/>
                <w:sz w:val="18"/>
              </w:rPr>
              <w:t>允许空</w:t>
            </w:r>
          </w:p>
        </w:tc>
        <w:tc>
          <w:tcPr>
            <w:tcW w:w="711" w:type="dxa"/>
          </w:tcPr>
          <w:p w14:paraId="7DF15AA7" w14:textId="77777777" w:rsidR="00E3550E" w:rsidRDefault="00E3550E" w:rsidP="00C8020D">
            <w:pPr>
              <w:ind w:firstLineChars="50" w:firstLine="90"/>
              <w:jc w:val="center"/>
              <w:rPr>
                <w:sz w:val="18"/>
              </w:rPr>
            </w:pPr>
            <w:r>
              <w:rPr>
                <w:rFonts w:hint="eastAsia"/>
                <w:sz w:val="18"/>
              </w:rPr>
              <w:t>主键</w:t>
            </w:r>
          </w:p>
        </w:tc>
        <w:tc>
          <w:tcPr>
            <w:tcW w:w="2425" w:type="dxa"/>
          </w:tcPr>
          <w:p w14:paraId="2F2FBC18" w14:textId="77777777" w:rsidR="00E3550E" w:rsidRDefault="00E3550E" w:rsidP="00C8020D">
            <w:pPr>
              <w:ind w:firstLineChars="50" w:firstLine="90"/>
              <w:jc w:val="center"/>
              <w:rPr>
                <w:sz w:val="18"/>
              </w:rPr>
            </w:pPr>
            <w:r>
              <w:rPr>
                <w:rFonts w:hint="eastAsia"/>
                <w:sz w:val="18"/>
              </w:rPr>
              <w:t>说明</w:t>
            </w:r>
          </w:p>
        </w:tc>
      </w:tr>
      <w:tr w:rsidR="00E3550E" w14:paraId="59EBFB57" w14:textId="77777777" w:rsidTr="00C8020D">
        <w:trPr>
          <w:jc w:val="center"/>
        </w:trPr>
        <w:tc>
          <w:tcPr>
            <w:tcW w:w="1986" w:type="dxa"/>
          </w:tcPr>
          <w:p w14:paraId="6D03E000" w14:textId="77777777" w:rsidR="00E3550E" w:rsidRDefault="00E3550E" w:rsidP="00C8020D">
            <w:pPr>
              <w:ind w:firstLineChars="50" w:firstLine="90"/>
              <w:jc w:val="center"/>
              <w:rPr>
                <w:sz w:val="18"/>
              </w:rPr>
            </w:pPr>
            <w:r>
              <w:rPr>
                <w:rFonts w:hint="eastAsia"/>
                <w:sz w:val="18"/>
              </w:rPr>
              <w:t>id</w:t>
            </w:r>
          </w:p>
        </w:tc>
        <w:tc>
          <w:tcPr>
            <w:tcW w:w="1578" w:type="dxa"/>
          </w:tcPr>
          <w:p w14:paraId="48B55C75" w14:textId="77777777" w:rsidR="00E3550E" w:rsidRDefault="00E3550E" w:rsidP="00C8020D">
            <w:pPr>
              <w:ind w:firstLineChars="50" w:firstLine="90"/>
              <w:jc w:val="center"/>
              <w:rPr>
                <w:sz w:val="18"/>
              </w:rPr>
            </w:pPr>
            <w:r>
              <w:rPr>
                <w:sz w:val="18"/>
              </w:rPr>
              <w:t>INT</w:t>
            </w:r>
          </w:p>
        </w:tc>
        <w:tc>
          <w:tcPr>
            <w:tcW w:w="745" w:type="dxa"/>
          </w:tcPr>
          <w:p w14:paraId="70A8C31A" w14:textId="77777777" w:rsidR="00E3550E" w:rsidRDefault="00E3550E" w:rsidP="00C8020D">
            <w:pPr>
              <w:ind w:firstLineChars="50" w:firstLine="90"/>
              <w:jc w:val="center"/>
              <w:rPr>
                <w:sz w:val="18"/>
              </w:rPr>
            </w:pPr>
            <w:r>
              <w:rPr>
                <w:sz w:val="18"/>
              </w:rPr>
              <w:t>11</w:t>
            </w:r>
          </w:p>
        </w:tc>
        <w:tc>
          <w:tcPr>
            <w:tcW w:w="1060" w:type="dxa"/>
          </w:tcPr>
          <w:p w14:paraId="1551AB0B" w14:textId="77777777" w:rsidR="00E3550E" w:rsidRDefault="00E3550E" w:rsidP="00C8020D">
            <w:pPr>
              <w:ind w:firstLineChars="50" w:firstLine="90"/>
              <w:jc w:val="center"/>
              <w:rPr>
                <w:sz w:val="18"/>
              </w:rPr>
            </w:pPr>
            <w:r>
              <w:rPr>
                <w:rFonts w:hint="eastAsia"/>
                <w:sz w:val="18"/>
              </w:rPr>
              <w:t>否</w:t>
            </w:r>
          </w:p>
        </w:tc>
        <w:tc>
          <w:tcPr>
            <w:tcW w:w="711" w:type="dxa"/>
          </w:tcPr>
          <w:p w14:paraId="791B7C5D" w14:textId="77777777" w:rsidR="00E3550E" w:rsidRDefault="00E3550E" w:rsidP="00C8020D">
            <w:pPr>
              <w:ind w:firstLineChars="50" w:firstLine="90"/>
              <w:jc w:val="center"/>
              <w:rPr>
                <w:sz w:val="18"/>
              </w:rPr>
            </w:pPr>
            <w:r>
              <w:rPr>
                <w:rFonts w:hint="eastAsia"/>
                <w:sz w:val="18"/>
              </w:rPr>
              <w:t>是</w:t>
            </w:r>
          </w:p>
        </w:tc>
        <w:tc>
          <w:tcPr>
            <w:tcW w:w="2425" w:type="dxa"/>
          </w:tcPr>
          <w:p w14:paraId="2E7F04E8" w14:textId="77777777" w:rsidR="00E3550E" w:rsidRDefault="00E3550E" w:rsidP="00C8020D">
            <w:pPr>
              <w:ind w:firstLineChars="50" w:firstLine="90"/>
              <w:jc w:val="center"/>
              <w:rPr>
                <w:sz w:val="18"/>
              </w:rPr>
            </w:pPr>
            <w:r>
              <w:rPr>
                <w:rFonts w:hint="eastAsia"/>
                <w:sz w:val="18"/>
              </w:rPr>
              <w:t>商户</w:t>
            </w:r>
            <w:r>
              <w:rPr>
                <w:rFonts w:hint="eastAsia"/>
                <w:sz w:val="18"/>
              </w:rPr>
              <w:t>ID</w:t>
            </w:r>
          </w:p>
        </w:tc>
      </w:tr>
      <w:tr w:rsidR="00E3550E" w14:paraId="660E4C37" w14:textId="77777777" w:rsidTr="00C8020D">
        <w:trPr>
          <w:jc w:val="center"/>
        </w:trPr>
        <w:tc>
          <w:tcPr>
            <w:tcW w:w="1986" w:type="dxa"/>
          </w:tcPr>
          <w:p w14:paraId="4D162840" w14:textId="77777777" w:rsidR="00E3550E" w:rsidRDefault="00E3550E" w:rsidP="00C8020D">
            <w:pPr>
              <w:ind w:firstLineChars="50" w:firstLine="90"/>
              <w:jc w:val="center"/>
              <w:rPr>
                <w:sz w:val="18"/>
              </w:rPr>
            </w:pPr>
            <w:r>
              <w:rPr>
                <w:rFonts w:hint="eastAsia"/>
                <w:sz w:val="18"/>
              </w:rPr>
              <w:t>name</w:t>
            </w:r>
          </w:p>
        </w:tc>
        <w:tc>
          <w:tcPr>
            <w:tcW w:w="1578" w:type="dxa"/>
          </w:tcPr>
          <w:p w14:paraId="6612EB73" w14:textId="77777777" w:rsidR="00E3550E" w:rsidRDefault="00E3550E" w:rsidP="00C8020D">
            <w:pPr>
              <w:ind w:firstLineChars="50" w:firstLine="90"/>
              <w:jc w:val="center"/>
              <w:rPr>
                <w:sz w:val="18"/>
              </w:rPr>
            </w:pPr>
            <w:r>
              <w:rPr>
                <w:sz w:val="18"/>
              </w:rPr>
              <w:t>VARCHAR</w:t>
            </w:r>
          </w:p>
        </w:tc>
        <w:tc>
          <w:tcPr>
            <w:tcW w:w="745" w:type="dxa"/>
          </w:tcPr>
          <w:p w14:paraId="7EDF9090" w14:textId="77777777" w:rsidR="00E3550E" w:rsidRDefault="00E3550E" w:rsidP="00C8020D">
            <w:pPr>
              <w:ind w:firstLineChars="50" w:firstLine="90"/>
              <w:jc w:val="center"/>
              <w:rPr>
                <w:sz w:val="18"/>
              </w:rPr>
            </w:pPr>
            <w:r>
              <w:rPr>
                <w:rFonts w:hint="eastAsia"/>
                <w:sz w:val="18"/>
              </w:rPr>
              <w:t>80</w:t>
            </w:r>
          </w:p>
        </w:tc>
        <w:tc>
          <w:tcPr>
            <w:tcW w:w="1060" w:type="dxa"/>
          </w:tcPr>
          <w:p w14:paraId="61B9D2D4" w14:textId="77777777" w:rsidR="00E3550E" w:rsidRDefault="00E3550E" w:rsidP="00C8020D">
            <w:pPr>
              <w:ind w:firstLineChars="50" w:firstLine="90"/>
              <w:jc w:val="center"/>
              <w:rPr>
                <w:sz w:val="18"/>
              </w:rPr>
            </w:pPr>
            <w:r>
              <w:rPr>
                <w:rFonts w:hint="eastAsia"/>
                <w:sz w:val="18"/>
              </w:rPr>
              <w:t>否</w:t>
            </w:r>
          </w:p>
        </w:tc>
        <w:tc>
          <w:tcPr>
            <w:tcW w:w="711" w:type="dxa"/>
          </w:tcPr>
          <w:p w14:paraId="30DA0C39" w14:textId="77777777" w:rsidR="00E3550E" w:rsidRDefault="00E3550E" w:rsidP="00C8020D">
            <w:pPr>
              <w:ind w:firstLineChars="50" w:firstLine="90"/>
              <w:jc w:val="center"/>
              <w:rPr>
                <w:sz w:val="18"/>
              </w:rPr>
            </w:pPr>
            <w:r>
              <w:rPr>
                <w:rFonts w:hint="eastAsia"/>
                <w:sz w:val="18"/>
              </w:rPr>
              <w:t>否</w:t>
            </w:r>
          </w:p>
        </w:tc>
        <w:tc>
          <w:tcPr>
            <w:tcW w:w="2425" w:type="dxa"/>
          </w:tcPr>
          <w:p w14:paraId="3813AE30" w14:textId="77777777" w:rsidR="00E3550E" w:rsidRDefault="00E3550E" w:rsidP="00C8020D">
            <w:pPr>
              <w:ind w:firstLineChars="50" w:firstLine="90"/>
              <w:jc w:val="center"/>
              <w:rPr>
                <w:sz w:val="18"/>
              </w:rPr>
            </w:pPr>
            <w:r>
              <w:rPr>
                <w:rFonts w:hint="eastAsia"/>
                <w:sz w:val="18"/>
              </w:rPr>
              <w:t>商户名称</w:t>
            </w:r>
          </w:p>
        </w:tc>
      </w:tr>
      <w:tr w:rsidR="00E3550E" w14:paraId="65901A4C" w14:textId="77777777" w:rsidTr="00C8020D">
        <w:trPr>
          <w:jc w:val="center"/>
        </w:trPr>
        <w:tc>
          <w:tcPr>
            <w:tcW w:w="1986" w:type="dxa"/>
          </w:tcPr>
          <w:p w14:paraId="4D8EBF95" w14:textId="77777777" w:rsidR="00E3550E" w:rsidRDefault="00E3550E" w:rsidP="00C8020D">
            <w:pPr>
              <w:ind w:firstLineChars="50" w:firstLine="90"/>
              <w:jc w:val="center"/>
              <w:rPr>
                <w:sz w:val="18"/>
              </w:rPr>
            </w:pPr>
            <w:r>
              <w:rPr>
                <w:rFonts w:hint="eastAsia"/>
                <w:sz w:val="18"/>
              </w:rPr>
              <w:t>remark_score</w:t>
            </w:r>
          </w:p>
        </w:tc>
        <w:tc>
          <w:tcPr>
            <w:tcW w:w="1578" w:type="dxa"/>
          </w:tcPr>
          <w:p w14:paraId="78589CA7" w14:textId="77777777" w:rsidR="00E3550E" w:rsidRDefault="00E3550E" w:rsidP="00C8020D">
            <w:pPr>
              <w:ind w:firstLineChars="50" w:firstLine="90"/>
              <w:jc w:val="center"/>
              <w:rPr>
                <w:sz w:val="18"/>
              </w:rPr>
            </w:pPr>
            <w:r>
              <w:rPr>
                <w:rFonts w:hint="eastAsia"/>
                <w:sz w:val="18"/>
              </w:rPr>
              <w:t>DECIMAL</w:t>
            </w:r>
          </w:p>
        </w:tc>
        <w:tc>
          <w:tcPr>
            <w:tcW w:w="745" w:type="dxa"/>
          </w:tcPr>
          <w:p w14:paraId="7A7EB796" w14:textId="77777777" w:rsidR="00E3550E" w:rsidRDefault="00E3550E" w:rsidP="00C8020D">
            <w:pPr>
              <w:ind w:firstLineChars="50" w:firstLine="90"/>
              <w:jc w:val="center"/>
              <w:rPr>
                <w:sz w:val="18"/>
              </w:rPr>
            </w:pPr>
            <w:r>
              <w:rPr>
                <w:rFonts w:hint="eastAsia"/>
                <w:color w:val="000000"/>
                <w:sz w:val="18"/>
              </w:rPr>
              <w:t>2</w:t>
            </w:r>
          </w:p>
        </w:tc>
        <w:tc>
          <w:tcPr>
            <w:tcW w:w="1060" w:type="dxa"/>
          </w:tcPr>
          <w:p w14:paraId="6A55FEAF" w14:textId="77777777" w:rsidR="00E3550E" w:rsidRDefault="00E3550E" w:rsidP="00C8020D">
            <w:pPr>
              <w:ind w:firstLineChars="50" w:firstLine="90"/>
              <w:jc w:val="center"/>
              <w:rPr>
                <w:sz w:val="18"/>
              </w:rPr>
            </w:pPr>
            <w:r>
              <w:rPr>
                <w:rFonts w:hint="eastAsia"/>
                <w:sz w:val="18"/>
              </w:rPr>
              <w:t>否</w:t>
            </w:r>
          </w:p>
        </w:tc>
        <w:tc>
          <w:tcPr>
            <w:tcW w:w="711" w:type="dxa"/>
          </w:tcPr>
          <w:p w14:paraId="00186FE5" w14:textId="77777777" w:rsidR="00E3550E" w:rsidRDefault="00E3550E" w:rsidP="00C8020D">
            <w:pPr>
              <w:ind w:firstLineChars="50" w:firstLine="90"/>
              <w:jc w:val="center"/>
              <w:rPr>
                <w:sz w:val="18"/>
              </w:rPr>
            </w:pPr>
            <w:r>
              <w:rPr>
                <w:rFonts w:hint="eastAsia"/>
                <w:sz w:val="18"/>
              </w:rPr>
              <w:t>否</w:t>
            </w:r>
          </w:p>
        </w:tc>
        <w:tc>
          <w:tcPr>
            <w:tcW w:w="2425" w:type="dxa"/>
          </w:tcPr>
          <w:p w14:paraId="44896262" w14:textId="77777777" w:rsidR="00E3550E" w:rsidRDefault="00E3550E" w:rsidP="00C8020D">
            <w:pPr>
              <w:ind w:firstLineChars="50" w:firstLine="90"/>
              <w:jc w:val="center"/>
              <w:rPr>
                <w:sz w:val="18"/>
              </w:rPr>
            </w:pPr>
            <w:r>
              <w:rPr>
                <w:rFonts w:hint="eastAsia"/>
                <w:sz w:val="18"/>
              </w:rPr>
              <w:t>商户评分</w:t>
            </w:r>
          </w:p>
        </w:tc>
      </w:tr>
      <w:tr w:rsidR="00E3550E" w14:paraId="3680E7E9" w14:textId="77777777" w:rsidTr="00C8020D">
        <w:trPr>
          <w:jc w:val="center"/>
        </w:trPr>
        <w:tc>
          <w:tcPr>
            <w:tcW w:w="1986" w:type="dxa"/>
          </w:tcPr>
          <w:p w14:paraId="644DD523" w14:textId="77777777" w:rsidR="00E3550E" w:rsidRDefault="00E3550E" w:rsidP="00C8020D">
            <w:pPr>
              <w:ind w:firstLineChars="50" w:firstLine="90"/>
              <w:jc w:val="center"/>
              <w:rPr>
                <w:sz w:val="18"/>
              </w:rPr>
            </w:pPr>
            <w:r>
              <w:rPr>
                <w:rFonts w:hint="eastAsia"/>
                <w:sz w:val="18"/>
              </w:rPr>
              <w:t>disabled_flag</w:t>
            </w:r>
          </w:p>
        </w:tc>
        <w:tc>
          <w:tcPr>
            <w:tcW w:w="1578" w:type="dxa"/>
          </w:tcPr>
          <w:p w14:paraId="18F67F67" w14:textId="77777777" w:rsidR="00E3550E" w:rsidRDefault="00E3550E" w:rsidP="00C8020D">
            <w:pPr>
              <w:ind w:firstLineChars="50" w:firstLine="90"/>
              <w:jc w:val="center"/>
              <w:rPr>
                <w:sz w:val="18"/>
              </w:rPr>
            </w:pPr>
            <w:r>
              <w:rPr>
                <w:rFonts w:hint="eastAsia"/>
                <w:sz w:val="18"/>
              </w:rPr>
              <w:t>INT</w:t>
            </w:r>
          </w:p>
        </w:tc>
        <w:tc>
          <w:tcPr>
            <w:tcW w:w="745" w:type="dxa"/>
          </w:tcPr>
          <w:p w14:paraId="4382442C" w14:textId="77777777" w:rsidR="00E3550E" w:rsidRDefault="00E3550E" w:rsidP="00C8020D">
            <w:pPr>
              <w:ind w:firstLineChars="50" w:firstLine="90"/>
              <w:jc w:val="center"/>
              <w:rPr>
                <w:sz w:val="18"/>
              </w:rPr>
            </w:pPr>
            <w:r>
              <w:rPr>
                <w:rFonts w:hint="eastAsia"/>
                <w:sz w:val="18"/>
              </w:rPr>
              <w:t>11</w:t>
            </w:r>
          </w:p>
        </w:tc>
        <w:tc>
          <w:tcPr>
            <w:tcW w:w="1060" w:type="dxa"/>
          </w:tcPr>
          <w:p w14:paraId="777E16D6" w14:textId="77777777" w:rsidR="00E3550E" w:rsidRDefault="00E3550E" w:rsidP="00C8020D">
            <w:pPr>
              <w:ind w:firstLineChars="50" w:firstLine="90"/>
              <w:jc w:val="center"/>
              <w:rPr>
                <w:sz w:val="18"/>
              </w:rPr>
            </w:pPr>
            <w:r>
              <w:rPr>
                <w:rFonts w:hint="eastAsia"/>
                <w:sz w:val="18"/>
              </w:rPr>
              <w:t>否</w:t>
            </w:r>
          </w:p>
        </w:tc>
        <w:tc>
          <w:tcPr>
            <w:tcW w:w="711" w:type="dxa"/>
          </w:tcPr>
          <w:p w14:paraId="3B3EFB31" w14:textId="77777777" w:rsidR="00E3550E" w:rsidRDefault="00E3550E" w:rsidP="00C8020D">
            <w:pPr>
              <w:ind w:firstLineChars="50" w:firstLine="90"/>
              <w:jc w:val="center"/>
              <w:rPr>
                <w:sz w:val="18"/>
              </w:rPr>
            </w:pPr>
            <w:r>
              <w:rPr>
                <w:rFonts w:hint="eastAsia"/>
                <w:sz w:val="18"/>
              </w:rPr>
              <w:t>否</w:t>
            </w:r>
          </w:p>
        </w:tc>
        <w:tc>
          <w:tcPr>
            <w:tcW w:w="2425" w:type="dxa"/>
          </w:tcPr>
          <w:p w14:paraId="7A374C8E" w14:textId="77777777" w:rsidR="00E3550E" w:rsidRDefault="00E3550E" w:rsidP="00C8020D">
            <w:pPr>
              <w:ind w:firstLineChars="50" w:firstLine="90"/>
              <w:jc w:val="center"/>
              <w:rPr>
                <w:sz w:val="18"/>
              </w:rPr>
            </w:pPr>
            <w:r>
              <w:rPr>
                <w:rFonts w:hint="eastAsia"/>
                <w:sz w:val="18"/>
              </w:rPr>
              <w:t>是否禁用</w:t>
            </w:r>
          </w:p>
        </w:tc>
      </w:tr>
      <w:tr w:rsidR="00E3550E" w14:paraId="6E55DA0E" w14:textId="77777777" w:rsidTr="00C8020D">
        <w:trPr>
          <w:trHeight w:val="90"/>
          <w:jc w:val="center"/>
        </w:trPr>
        <w:tc>
          <w:tcPr>
            <w:tcW w:w="1986" w:type="dxa"/>
          </w:tcPr>
          <w:p w14:paraId="0A4DA718" w14:textId="77777777" w:rsidR="00E3550E" w:rsidRDefault="00E3550E" w:rsidP="00C8020D">
            <w:pPr>
              <w:ind w:firstLineChars="50" w:firstLine="90"/>
              <w:jc w:val="center"/>
              <w:rPr>
                <w:sz w:val="18"/>
              </w:rPr>
            </w:pPr>
            <w:r>
              <w:rPr>
                <w:rFonts w:hint="eastAsia"/>
                <w:sz w:val="18"/>
              </w:rPr>
              <w:t>created_at</w:t>
            </w:r>
          </w:p>
        </w:tc>
        <w:tc>
          <w:tcPr>
            <w:tcW w:w="1578" w:type="dxa"/>
          </w:tcPr>
          <w:p w14:paraId="60100834" w14:textId="77777777" w:rsidR="00E3550E" w:rsidRDefault="00E3550E" w:rsidP="00C8020D">
            <w:pPr>
              <w:ind w:firstLineChars="50" w:firstLine="90"/>
              <w:jc w:val="center"/>
              <w:rPr>
                <w:sz w:val="18"/>
              </w:rPr>
            </w:pPr>
            <w:r>
              <w:rPr>
                <w:color w:val="000000"/>
                <w:sz w:val="18"/>
              </w:rPr>
              <w:t>DATETIME</w:t>
            </w:r>
          </w:p>
        </w:tc>
        <w:tc>
          <w:tcPr>
            <w:tcW w:w="745" w:type="dxa"/>
          </w:tcPr>
          <w:p w14:paraId="62178D7A" w14:textId="77777777" w:rsidR="00E3550E" w:rsidRDefault="00E3550E" w:rsidP="00C8020D">
            <w:pPr>
              <w:ind w:firstLineChars="50" w:firstLine="90"/>
              <w:jc w:val="center"/>
              <w:rPr>
                <w:sz w:val="18"/>
              </w:rPr>
            </w:pPr>
            <w:r>
              <w:rPr>
                <w:rFonts w:hint="eastAsia"/>
                <w:color w:val="000000"/>
                <w:sz w:val="18"/>
              </w:rPr>
              <w:t>—</w:t>
            </w:r>
          </w:p>
        </w:tc>
        <w:tc>
          <w:tcPr>
            <w:tcW w:w="1060" w:type="dxa"/>
          </w:tcPr>
          <w:p w14:paraId="3C9B7250" w14:textId="77777777" w:rsidR="00E3550E" w:rsidRDefault="00E3550E" w:rsidP="00C8020D">
            <w:pPr>
              <w:ind w:firstLineChars="50" w:firstLine="90"/>
              <w:jc w:val="center"/>
              <w:rPr>
                <w:sz w:val="18"/>
              </w:rPr>
            </w:pPr>
            <w:r>
              <w:rPr>
                <w:rFonts w:hint="eastAsia"/>
                <w:sz w:val="18"/>
              </w:rPr>
              <w:t>否</w:t>
            </w:r>
          </w:p>
        </w:tc>
        <w:tc>
          <w:tcPr>
            <w:tcW w:w="711" w:type="dxa"/>
          </w:tcPr>
          <w:p w14:paraId="327D3D9B" w14:textId="77777777" w:rsidR="00E3550E" w:rsidRDefault="00E3550E" w:rsidP="00C8020D">
            <w:pPr>
              <w:ind w:firstLineChars="50" w:firstLine="90"/>
              <w:jc w:val="center"/>
              <w:rPr>
                <w:sz w:val="18"/>
              </w:rPr>
            </w:pPr>
            <w:r>
              <w:rPr>
                <w:rFonts w:hint="eastAsia"/>
                <w:sz w:val="18"/>
              </w:rPr>
              <w:t>否</w:t>
            </w:r>
          </w:p>
        </w:tc>
        <w:tc>
          <w:tcPr>
            <w:tcW w:w="2425" w:type="dxa"/>
          </w:tcPr>
          <w:p w14:paraId="09B13549" w14:textId="77777777" w:rsidR="00E3550E" w:rsidRDefault="00E3550E" w:rsidP="00C8020D">
            <w:pPr>
              <w:ind w:firstLineChars="50" w:firstLine="90"/>
              <w:jc w:val="center"/>
              <w:rPr>
                <w:sz w:val="18"/>
              </w:rPr>
            </w:pPr>
            <w:r>
              <w:rPr>
                <w:rFonts w:hint="eastAsia"/>
                <w:sz w:val="18"/>
              </w:rPr>
              <w:t>创建时间</w:t>
            </w:r>
          </w:p>
        </w:tc>
      </w:tr>
      <w:tr w:rsidR="00E3550E" w14:paraId="76D6F6EB" w14:textId="77777777" w:rsidTr="00C8020D">
        <w:trPr>
          <w:jc w:val="center"/>
        </w:trPr>
        <w:tc>
          <w:tcPr>
            <w:tcW w:w="1986" w:type="dxa"/>
          </w:tcPr>
          <w:p w14:paraId="6E9B2F30" w14:textId="77777777" w:rsidR="00E3550E" w:rsidRDefault="00E3550E" w:rsidP="00C8020D">
            <w:pPr>
              <w:ind w:firstLineChars="50" w:firstLine="90"/>
              <w:jc w:val="center"/>
              <w:rPr>
                <w:sz w:val="18"/>
              </w:rPr>
            </w:pPr>
            <w:r>
              <w:rPr>
                <w:rFonts w:hint="eastAsia"/>
                <w:sz w:val="18"/>
              </w:rPr>
              <w:t>updated_at</w:t>
            </w:r>
          </w:p>
        </w:tc>
        <w:tc>
          <w:tcPr>
            <w:tcW w:w="1578" w:type="dxa"/>
          </w:tcPr>
          <w:p w14:paraId="526E380D" w14:textId="77777777" w:rsidR="00E3550E" w:rsidRDefault="00E3550E" w:rsidP="00C8020D">
            <w:pPr>
              <w:ind w:firstLineChars="50" w:firstLine="90"/>
              <w:jc w:val="center"/>
              <w:rPr>
                <w:sz w:val="18"/>
              </w:rPr>
            </w:pPr>
            <w:r>
              <w:rPr>
                <w:color w:val="000000"/>
                <w:sz w:val="18"/>
              </w:rPr>
              <w:t>DATETIME</w:t>
            </w:r>
          </w:p>
        </w:tc>
        <w:tc>
          <w:tcPr>
            <w:tcW w:w="745" w:type="dxa"/>
          </w:tcPr>
          <w:p w14:paraId="69692F0D" w14:textId="77777777" w:rsidR="00E3550E" w:rsidRDefault="00E3550E" w:rsidP="00C8020D">
            <w:pPr>
              <w:ind w:firstLineChars="50" w:firstLine="90"/>
              <w:jc w:val="center"/>
              <w:rPr>
                <w:sz w:val="18"/>
              </w:rPr>
            </w:pPr>
            <w:r>
              <w:rPr>
                <w:rFonts w:hint="eastAsia"/>
                <w:color w:val="000000"/>
                <w:sz w:val="18"/>
              </w:rPr>
              <w:t>—</w:t>
            </w:r>
          </w:p>
        </w:tc>
        <w:tc>
          <w:tcPr>
            <w:tcW w:w="1060" w:type="dxa"/>
          </w:tcPr>
          <w:p w14:paraId="033EE7E2" w14:textId="77777777" w:rsidR="00E3550E" w:rsidRDefault="00E3550E" w:rsidP="00C8020D">
            <w:pPr>
              <w:ind w:firstLineChars="50" w:firstLine="90"/>
              <w:jc w:val="center"/>
              <w:rPr>
                <w:sz w:val="18"/>
              </w:rPr>
            </w:pPr>
            <w:r>
              <w:rPr>
                <w:rFonts w:hint="eastAsia"/>
                <w:sz w:val="18"/>
              </w:rPr>
              <w:t>否</w:t>
            </w:r>
          </w:p>
        </w:tc>
        <w:tc>
          <w:tcPr>
            <w:tcW w:w="711" w:type="dxa"/>
          </w:tcPr>
          <w:p w14:paraId="1F527AA2" w14:textId="77777777" w:rsidR="00E3550E" w:rsidRDefault="00E3550E" w:rsidP="00C8020D">
            <w:pPr>
              <w:ind w:firstLineChars="50" w:firstLine="90"/>
              <w:jc w:val="center"/>
              <w:rPr>
                <w:sz w:val="18"/>
              </w:rPr>
            </w:pPr>
            <w:r>
              <w:rPr>
                <w:rFonts w:hint="eastAsia"/>
                <w:sz w:val="18"/>
              </w:rPr>
              <w:t>否</w:t>
            </w:r>
          </w:p>
        </w:tc>
        <w:tc>
          <w:tcPr>
            <w:tcW w:w="2425" w:type="dxa"/>
          </w:tcPr>
          <w:p w14:paraId="3A374ECE" w14:textId="77777777" w:rsidR="00E3550E" w:rsidRDefault="00E3550E" w:rsidP="00C8020D">
            <w:pPr>
              <w:ind w:firstLineChars="50" w:firstLine="90"/>
              <w:jc w:val="center"/>
              <w:rPr>
                <w:sz w:val="18"/>
              </w:rPr>
            </w:pPr>
            <w:r>
              <w:rPr>
                <w:rFonts w:hint="eastAsia"/>
                <w:sz w:val="18"/>
              </w:rPr>
              <w:t>修改时间</w:t>
            </w:r>
          </w:p>
        </w:tc>
      </w:tr>
    </w:tbl>
    <w:p w14:paraId="2FCB9D84" w14:textId="77777777" w:rsidR="00E3550E" w:rsidRDefault="00E3550E" w:rsidP="00E3550E">
      <w:pPr>
        <w:spacing w:line="288" w:lineRule="auto"/>
        <w:rPr>
          <w:sz w:val="24"/>
        </w:rPr>
      </w:pPr>
    </w:p>
    <w:p w14:paraId="3166AC71" w14:textId="77777777" w:rsidR="00E3550E" w:rsidRDefault="00E3550E" w:rsidP="00E3550E">
      <w:pPr>
        <w:spacing w:line="288" w:lineRule="auto"/>
        <w:ind w:firstLineChars="200" w:firstLine="480"/>
        <w:rPr>
          <w:sz w:val="24"/>
        </w:rPr>
      </w:pPr>
      <w:r>
        <w:rPr>
          <w:rFonts w:hint="eastAsia"/>
          <w:sz w:val="24"/>
        </w:rPr>
        <w:t>5</w:t>
      </w:r>
      <w:r>
        <w:rPr>
          <w:rFonts w:hint="eastAsia"/>
          <w:sz w:val="24"/>
        </w:rPr>
        <w:t>、门店信息表</w:t>
      </w:r>
    </w:p>
    <w:p w14:paraId="4AF23C93" w14:textId="77777777" w:rsidR="00E3550E" w:rsidRDefault="00E3550E" w:rsidP="00E3550E">
      <w:pPr>
        <w:spacing w:line="288" w:lineRule="auto"/>
        <w:ind w:firstLineChars="200" w:firstLine="480"/>
        <w:rPr>
          <w:sz w:val="24"/>
        </w:rPr>
      </w:pPr>
      <w:r>
        <w:rPr>
          <w:rFonts w:hint="eastAsia"/>
          <w:sz w:val="24"/>
        </w:rPr>
        <w:t>门店信息表主要包括门店</w:t>
      </w:r>
      <w:r>
        <w:rPr>
          <w:rFonts w:hint="eastAsia"/>
          <w:sz w:val="24"/>
        </w:rPr>
        <w:t>ID</w:t>
      </w:r>
      <w:r>
        <w:rPr>
          <w:rFonts w:hint="eastAsia"/>
          <w:sz w:val="24"/>
        </w:rPr>
        <w:t>、门店名称、门店评分、门店标签、门店地址等字段信息。门店信息表主要用来存放门店的具体信息，以及一些和商户、品类等的关联字段，详见表</w:t>
      </w:r>
      <w:r>
        <w:rPr>
          <w:rFonts w:hint="eastAsia"/>
          <w:sz w:val="24"/>
        </w:rPr>
        <w:t>4</w:t>
      </w:r>
      <w:r>
        <w:rPr>
          <w:sz w:val="24"/>
        </w:rPr>
        <w:t>-5</w:t>
      </w:r>
      <w:r>
        <w:rPr>
          <w:rFonts w:hint="eastAsia"/>
          <w:sz w:val="24"/>
        </w:rPr>
        <w:t>。</w:t>
      </w:r>
    </w:p>
    <w:p w14:paraId="4A0A9EDB" w14:textId="77777777" w:rsidR="00E3550E" w:rsidRDefault="00E3550E" w:rsidP="00E3550E">
      <w:pPr>
        <w:spacing w:beforeLines="100" w:before="312" w:line="288" w:lineRule="auto"/>
        <w:jc w:val="center"/>
        <w:rPr>
          <w:rFonts w:eastAsia="黑体"/>
          <w:color w:val="000000"/>
          <w:szCs w:val="21"/>
        </w:rPr>
      </w:pPr>
    </w:p>
    <w:p w14:paraId="147D0E07" w14:textId="77777777" w:rsidR="00E3550E" w:rsidRDefault="00E3550E" w:rsidP="00E3550E">
      <w:pPr>
        <w:spacing w:beforeLines="100" w:before="312" w:line="288" w:lineRule="auto"/>
        <w:jc w:val="center"/>
        <w:rPr>
          <w:rFonts w:eastAsia="黑体"/>
          <w:color w:val="000000"/>
          <w:szCs w:val="21"/>
        </w:rPr>
      </w:pPr>
    </w:p>
    <w:p w14:paraId="1C8FED8C" w14:textId="77777777" w:rsidR="00E3550E" w:rsidRDefault="00E3550E" w:rsidP="00E3550E">
      <w:pPr>
        <w:spacing w:beforeLines="100" w:before="312" w:line="288" w:lineRule="auto"/>
        <w:jc w:val="center"/>
        <w:rPr>
          <w:sz w:val="24"/>
        </w:rPr>
      </w:pPr>
      <w:r>
        <w:rPr>
          <w:rFonts w:eastAsia="黑体" w:hint="eastAsia"/>
          <w:color w:val="000000"/>
          <w:szCs w:val="21"/>
        </w:rPr>
        <w:lastRenderedPageBreak/>
        <w:t>表</w:t>
      </w:r>
      <w:r>
        <w:rPr>
          <w:rFonts w:eastAsia="黑体" w:hint="eastAsia"/>
          <w:color w:val="000000"/>
          <w:szCs w:val="21"/>
        </w:rPr>
        <w:t xml:space="preserve">4-5 </w:t>
      </w:r>
      <w:r>
        <w:rPr>
          <w:rFonts w:eastAsia="黑体" w:hint="eastAsia"/>
          <w:color w:val="000000"/>
          <w:szCs w:val="21"/>
        </w:rPr>
        <w:t>门店信息表字段介绍</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1986"/>
        <w:gridCol w:w="1578"/>
        <w:gridCol w:w="745"/>
        <w:gridCol w:w="1060"/>
        <w:gridCol w:w="711"/>
        <w:gridCol w:w="2425"/>
      </w:tblGrid>
      <w:tr w:rsidR="00E3550E" w14:paraId="6A616B1D" w14:textId="77777777" w:rsidTr="00C8020D">
        <w:trPr>
          <w:jc w:val="center"/>
        </w:trPr>
        <w:tc>
          <w:tcPr>
            <w:tcW w:w="1986" w:type="dxa"/>
          </w:tcPr>
          <w:p w14:paraId="5898E6E1" w14:textId="77777777" w:rsidR="00E3550E" w:rsidRDefault="00E3550E" w:rsidP="00C8020D">
            <w:pPr>
              <w:ind w:firstLineChars="50" w:firstLine="90"/>
              <w:jc w:val="center"/>
              <w:rPr>
                <w:sz w:val="18"/>
              </w:rPr>
            </w:pPr>
            <w:r>
              <w:rPr>
                <w:rFonts w:hint="eastAsia"/>
                <w:sz w:val="18"/>
              </w:rPr>
              <w:t>字段名</w:t>
            </w:r>
          </w:p>
        </w:tc>
        <w:tc>
          <w:tcPr>
            <w:tcW w:w="1578" w:type="dxa"/>
          </w:tcPr>
          <w:p w14:paraId="7CDE2977" w14:textId="77777777" w:rsidR="00E3550E" w:rsidRDefault="00E3550E" w:rsidP="00C8020D">
            <w:pPr>
              <w:ind w:firstLineChars="50" w:firstLine="90"/>
              <w:jc w:val="center"/>
              <w:rPr>
                <w:sz w:val="18"/>
              </w:rPr>
            </w:pPr>
            <w:r>
              <w:rPr>
                <w:rFonts w:hint="eastAsia"/>
                <w:sz w:val="18"/>
              </w:rPr>
              <w:t>数据类型</w:t>
            </w:r>
          </w:p>
        </w:tc>
        <w:tc>
          <w:tcPr>
            <w:tcW w:w="745" w:type="dxa"/>
          </w:tcPr>
          <w:p w14:paraId="71E9B15D" w14:textId="77777777" w:rsidR="00E3550E" w:rsidRDefault="00E3550E" w:rsidP="00C8020D">
            <w:pPr>
              <w:ind w:firstLineChars="50" w:firstLine="90"/>
              <w:jc w:val="center"/>
              <w:rPr>
                <w:sz w:val="18"/>
              </w:rPr>
            </w:pPr>
            <w:r>
              <w:rPr>
                <w:rFonts w:hint="eastAsia"/>
                <w:sz w:val="18"/>
              </w:rPr>
              <w:t>长度</w:t>
            </w:r>
          </w:p>
        </w:tc>
        <w:tc>
          <w:tcPr>
            <w:tcW w:w="1060" w:type="dxa"/>
          </w:tcPr>
          <w:p w14:paraId="2D4635CC" w14:textId="77777777" w:rsidR="00E3550E" w:rsidRDefault="00E3550E" w:rsidP="00C8020D">
            <w:pPr>
              <w:ind w:firstLineChars="50" w:firstLine="90"/>
              <w:jc w:val="center"/>
              <w:rPr>
                <w:sz w:val="18"/>
              </w:rPr>
            </w:pPr>
            <w:r>
              <w:rPr>
                <w:rFonts w:hint="eastAsia"/>
                <w:sz w:val="18"/>
              </w:rPr>
              <w:t>允许空</w:t>
            </w:r>
          </w:p>
        </w:tc>
        <w:tc>
          <w:tcPr>
            <w:tcW w:w="711" w:type="dxa"/>
          </w:tcPr>
          <w:p w14:paraId="798A9412" w14:textId="77777777" w:rsidR="00E3550E" w:rsidRDefault="00E3550E" w:rsidP="00C8020D">
            <w:pPr>
              <w:ind w:firstLineChars="50" w:firstLine="90"/>
              <w:jc w:val="center"/>
              <w:rPr>
                <w:sz w:val="18"/>
              </w:rPr>
            </w:pPr>
            <w:r>
              <w:rPr>
                <w:rFonts w:hint="eastAsia"/>
                <w:sz w:val="18"/>
              </w:rPr>
              <w:t>主键</w:t>
            </w:r>
          </w:p>
        </w:tc>
        <w:tc>
          <w:tcPr>
            <w:tcW w:w="2425" w:type="dxa"/>
          </w:tcPr>
          <w:p w14:paraId="545F62E2" w14:textId="77777777" w:rsidR="00E3550E" w:rsidRDefault="00E3550E" w:rsidP="00C8020D">
            <w:pPr>
              <w:ind w:firstLineChars="50" w:firstLine="90"/>
              <w:jc w:val="center"/>
              <w:rPr>
                <w:sz w:val="18"/>
              </w:rPr>
            </w:pPr>
            <w:r>
              <w:rPr>
                <w:rFonts w:hint="eastAsia"/>
                <w:sz w:val="18"/>
              </w:rPr>
              <w:t>说明</w:t>
            </w:r>
          </w:p>
        </w:tc>
      </w:tr>
      <w:tr w:rsidR="00E3550E" w14:paraId="32483B57" w14:textId="77777777" w:rsidTr="00C8020D">
        <w:trPr>
          <w:jc w:val="center"/>
        </w:trPr>
        <w:tc>
          <w:tcPr>
            <w:tcW w:w="1986" w:type="dxa"/>
          </w:tcPr>
          <w:p w14:paraId="365730C5" w14:textId="77777777" w:rsidR="00E3550E" w:rsidRDefault="00E3550E" w:rsidP="00C8020D">
            <w:pPr>
              <w:ind w:firstLineChars="50" w:firstLine="90"/>
              <w:jc w:val="center"/>
              <w:rPr>
                <w:sz w:val="18"/>
              </w:rPr>
            </w:pPr>
            <w:r>
              <w:rPr>
                <w:rFonts w:hint="eastAsia"/>
                <w:sz w:val="18"/>
              </w:rPr>
              <w:t>id</w:t>
            </w:r>
          </w:p>
        </w:tc>
        <w:tc>
          <w:tcPr>
            <w:tcW w:w="1578" w:type="dxa"/>
          </w:tcPr>
          <w:p w14:paraId="49F6CB5C" w14:textId="77777777" w:rsidR="00E3550E" w:rsidRDefault="00E3550E" w:rsidP="00C8020D">
            <w:pPr>
              <w:ind w:firstLineChars="50" w:firstLine="90"/>
              <w:jc w:val="center"/>
              <w:rPr>
                <w:sz w:val="18"/>
              </w:rPr>
            </w:pPr>
            <w:r>
              <w:rPr>
                <w:rFonts w:hint="eastAsia"/>
                <w:sz w:val="18"/>
              </w:rPr>
              <w:t>INT</w:t>
            </w:r>
          </w:p>
        </w:tc>
        <w:tc>
          <w:tcPr>
            <w:tcW w:w="745" w:type="dxa"/>
          </w:tcPr>
          <w:p w14:paraId="1BE46170" w14:textId="77777777" w:rsidR="00E3550E" w:rsidRDefault="00E3550E" w:rsidP="00C8020D">
            <w:pPr>
              <w:ind w:firstLineChars="50" w:firstLine="90"/>
              <w:jc w:val="center"/>
              <w:rPr>
                <w:sz w:val="18"/>
              </w:rPr>
            </w:pPr>
            <w:r>
              <w:rPr>
                <w:sz w:val="18"/>
              </w:rPr>
              <w:t>11</w:t>
            </w:r>
          </w:p>
        </w:tc>
        <w:tc>
          <w:tcPr>
            <w:tcW w:w="1060" w:type="dxa"/>
          </w:tcPr>
          <w:p w14:paraId="237AD770" w14:textId="77777777" w:rsidR="00E3550E" w:rsidRDefault="00E3550E" w:rsidP="00C8020D">
            <w:pPr>
              <w:ind w:firstLineChars="50" w:firstLine="90"/>
              <w:jc w:val="center"/>
              <w:rPr>
                <w:sz w:val="18"/>
              </w:rPr>
            </w:pPr>
            <w:r>
              <w:rPr>
                <w:rFonts w:hint="eastAsia"/>
                <w:sz w:val="18"/>
              </w:rPr>
              <w:t>否</w:t>
            </w:r>
          </w:p>
        </w:tc>
        <w:tc>
          <w:tcPr>
            <w:tcW w:w="711" w:type="dxa"/>
          </w:tcPr>
          <w:p w14:paraId="3AA79DAF" w14:textId="77777777" w:rsidR="00E3550E" w:rsidRDefault="00E3550E" w:rsidP="00C8020D">
            <w:pPr>
              <w:ind w:firstLineChars="50" w:firstLine="90"/>
              <w:jc w:val="center"/>
              <w:rPr>
                <w:sz w:val="18"/>
              </w:rPr>
            </w:pPr>
            <w:r>
              <w:rPr>
                <w:rFonts w:hint="eastAsia"/>
                <w:sz w:val="18"/>
              </w:rPr>
              <w:t>是</w:t>
            </w:r>
          </w:p>
        </w:tc>
        <w:tc>
          <w:tcPr>
            <w:tcW w:w="2425" w:type="dxa"/>
          </w:tcPr>
          <w:p w14:paraId="4B590CAE" w14:textId="77777777" w:rsidR="00E3550E" w:rsidRDefault="00E3550E" w:rsidP="00C8020D">
            <w:pPr>
              <w:ind w:firstLineChars="50" w:firstLine="90"/>
              <w:jc w:val="center"/>
              <w:rPr>
                <w:sz w:val="18"/>
              </w:rPr>
            </w:pPr>
            <w:r>
              <w:rPr>
                <w:rFonts w:hint="eastAsia"/>
                <w:sz w:val="18"/>
              </w:rPr>
              <w:t>门店</w:t>
            </w:r>
            <w:r>
              <w:rPr>
                <w:rFonts w:hint="eastAsia"/>
                <w:sz w:val="18"/>
              </w:rPr>
              <w:t>I</w:t>
            </w:r>
            <w:r>
              <w:rPr>
                <w:sz w:val="18"/>
              </w:rPr>
              <w:t>D</w:t>
            </w:r>
          </w:p>
        </w:tc>
      </w:tr>
      <w:tr w:rsidR="00E3550E" w14:paraId="3BB4918B" w14:textId="77777777" w:rsidTr="00C8020D">
        <w:trPr>
          <w:jc w:val="center"/>
        </w:trPr>
        <w:tc>
          <w:tcPr>
            <w:tcW w:w="1986" w:type="dxa"/>
          </w:tcPr>
          <w:p w14:paraId="18194110" w14:textId="77777777" w:rsidR="00E3550E" w:rsidRDefault="00E3550E" w:rsidP="00C8020D">
            <w:pPr>
              <w:ind w:firstLineChars="50" w:firstLine="90"/>
              <w:jc w:val="center"/>
              <w:rPr>
                <w:sz w:val="18"/>
              </w:rPr>
            </w:pPr>
            <w:r>
              <w:rPr>
                <w:rFonts w:hint="eastAsia"/>
                <w:sz w:val="18"/>
              </w:rPr>
              <w:t>name</w:t>
            </w:r>
          </w:p>
        </w:tc>
        <w:tc>
          <w:tcPr>
            <w:tcW w:w="1578" w:type="dxa"/>
          </w:tcPr>
          <w:p w14:paraId="1BE1CF18" w14:textId="77777777" w:rsidR="00E3550E" w:rsidRDefault="00E3550E" w:rsidP="00C8020D">
            <w:pPr>
              <w:ind w:firstLineChars="50" w:firstLine="90"/>
              <w:jc w:val="center"/>
              <w:rPr>
                <w:sz w:val="18"/>
              </w:rPr>
            </w:pPr>
            <w:r>
              <w:rPr>
                <w:sz w:val="18"/>
              </w:rPr>
              <w:t>VARCHAR</w:t>
            </w:r>
          </w:p>
        </w:tc>
        <w:tc>
          <w:tcPr>
            <w:tcW w:w="745" w:type="dxa"/>
          </w:tcPr>
          <w:p w14:paraId="40D27BC0" w14:textId="77777777" w:rsidR="00E3550E" w:rsidRDefault="00E3550E" w:rsidP="00C8020D">
            <w:pPr>
              <w:ind w:firstLineChars="50" w:firstLine="90"/>
              <w:jc w:val="center"/>
              <w:rPr>
                <w:sz w:val="18"/>
              </w:rPr>
            </w:pPr>
            <w:r>
              <w:rPr>
                <w:rFonts w:hint="eastAsia"/>
                <w:sz w:val="18"/>
              </w:rPr>
              <w:t>80</w:t>
            </w:r>
          </w:p>
        </w:tc>
        <w:tc>
          <w:tcPr>
            <w:tcW w:w="1060" w:type="dxa"/>
          </w:tcPr>
          <w:p w14:paraId="65E238C8" w14:textId="77777777" w:rsidR="00E3550E" w:rsidRDefault="00E3550E" w:rsidP="00C8020D">
            <w:pPr>
              <w:ind w:firstLineChars="50" w:firstLine="90"/>
              <w:jc w:val="center"/>
              <w:rPr>
                <w:sz w:val="18"/>
              </w:rPr>
            </w:pPr>
            <w:r>
              <w:rPr>
                <w:rFonts w:hint="eastAsia"/>
                <w:sz w:val="18"/>
              </w:rPr>
              <w:t>否</w:t>
            </w:r>
          </w:p>
        </w:tc>
        <w:tc>
          <w:tcPr>
            <w:tcW w:w="711" w:type="dxa"/>
          </w:tcPr>
          <w:p w14:paraId="32A94E2A" w14:textId="77777777" w:rsidR="00E3550E" w:rsidRDefault="00E3550E" w:rsidP="00C8020D">
            <w:pPr>
              <w:ind w:firstLineChars="50" w:firstLine="90"/>
              <w:jc w:val="center"/>
              <w:rPr>
                <w:sz w:val="18"/>
              </w:rPr>
            </w:pPr>
            <w:r>
              <w:rPr>
                <w:rFonts w:hint="eastAsia"/>
                <w:sz w:val="18"/>
              </w:rPr>
              <w:t>否</w:t>
            </w:r>
          </w:p>
        </w:tc>
        <w:tc>
          <w:tcPr>
            <w:tcW w:w="2425" w:type="dxa"/>
          </w:tcPr>
          <w:p w14:paraId="24285E40" w14:textId="77777777" w:rsidR="00E3550E" w:rsidRDefault="00E3550E" w:rsidP="00C8020D">
            <w:pPr>
              <w:ind w:firstLineChars="50" w:firstLine="90"/>
              <w:jc w:val="center"/>
              <w:rPr>
                <w:sz w:val="18"/>
              </w:rPr>
            </w:pPr>
            <w:r>
              <w:rPr>
                <w:rFonts w:hint="eastAsia"/>
                <w:sz w:val="18"/>
              </w:rPr>
              <w:t>门店名称</w:t>
            </w:r>
          </w:p>
        </w:tc>
      </w:tr>
      <w:tr w:rsidR="00E3550E" w14:paraId="0258AEFD" w14:textId="77777777" w:rsidTr="00C8020D">
        <w:trPr>
          <w:jc w:val="center"/>
        </w:trPr>
        <w:tc>
          <w:tcPr>
            <w:tcW w:w="1986" w:type="dxa"/>
          </w:tcPr>
          <w:p w14:paraId="1940689A" w14:textId="77777777" w:rsidR="00E3550E" w:rsidRDefault="00E3550E" w:rsidP="00C8020D">
            <w:pPr>
              <w:ind w:firstLineChars="50" w:firstLine="90"/>
              <w:jc w:val="center"/>
              <w:rPr>
                <w:sz w:val="18"/>
              </w:rPr>
            </w:pPr>
            <w:r>
              <w:rPr>
                <w:rFonts w:hint="eastAsia"/>
                <w:sz w:val="18"/>
              </w:rPr>
              <w:t>remark_score</w:t>
            </w:r>
          </w:p>
        </w:tc>
        <w:tc>
          <w:tcPr>
            <w:tcW w:w="1578" w:type="dxa"/>
          </w:tcPr>
          <w:p w14:paraId="56F98D06" w14:textId="77777777" w:rsidR="00E3550E" w:rsidRDefault="00E3550E" w:rsidP="00C8020D">
            <w:pPr>
              <w:ind w:firstLineChars="50" w:firstLine="90"/>
              <w:jc w:val="center"/>
              <w:rPr>
                <w:sz w:val="18"/>
              </w:rPr>
            </w:pPr>
            <w:r>
              <w:rPr>
                <w:rFonts w:hint="eastAsia"/>
                <w:sz w:val="18"/>
              </w:rPr>
              <w:t>DECIMAL</w:t>
            </w:r>
          </w:p>
        </w:tc>
        <w:tc>
          <w:tcPr>
            <w:tcW w:w="745" w:type="dxa"/>
          </w:tcPr>
          <w:p w14:paraId="3EA3F80C" w14:textId="77777777" w:rsidR="00E3550E" w:rsidRDefault="00E3550E" w:rsidP="00C8020D">
            <w:pPr>
              <w:ind w:firstLineChars="50" w:firstLine="90"/>
              <w:jc w:val="center"/>
              <w:rPr>
                <w:sz w:val="18"/>
              </w:rPr>
            </w:pPr>
            <w:r>
              <w:rPr>
                <w:rFonts w:hint="eastAsia"/>
                <w:sz w:val="18"/>
              </w:rPr>
              <w:t>2</w:t>
            </w:r>
          </w:p>
        </w:tc>
        <w:tc>
          <w:tcPr>
            <w:tcW w:w="1060" w:type="dxa"/>
          </w:tcPr>
          <w:p w14:paraId="336FA82C" w14:textId="77777777" w:rsidR="00E3550E" w:rsidRDefault="00E3550E" w:rsidP="00C8020D">
            <w:pPr>
              <w:ind w:firstLineChars="50" w:firstLine="90"/>
              <w:jc w:val="center"/>
              <w:rPr>
                <w:sz w:val="18"/>
              </w:rPr>
            </w:pPr>
            <w:r>
              <w:rPr>
                <w:rFonts w:hint="eastAsia"/>
                <w:sz w:val="18"/>
              </w:rPr>
              <w:t>否</w:t>
            </w:r>
          </w:p>
        </w:tc>
        <w:tc>
          <w:tcPr>
            <w:tcW w:w="711" w:type="dxa"/>
          </w:tcPr>
          <w:p w14:paraId="5D936238" w14:textId="77777777" w:rsidR="00E3550E" w:rsidRDefault="00E3550E" w:rsidP="00C8020D">
            <w:pPr>
              <w:ind w:firstLineChars="50" w:firstLine="90"/>
              <w:jc w:val="center"/>
              <w:rPr>
                <w:sz w:val="18"/>
              </w:rPr>
            </w:pPr>
            <w:r>
              <w:rPr>
                <w:rFonts w:hint="eastAsia"/>
                <w:sz w:val="18"/>
              </w:rPr>
              <w:t>否</w:t>
            </w:r>
          </w:p>
        </w:tc>
        <w:tc>
          <w:tcPr>
            <w:tcW w:w="2425" w:type="dxa"/>
          </w:tcPr>
          <w:p w14:paraId="7A2BEE0F" w14:textId="77777777" w:rsidR="00E3550E" w:rsidRDefault="00E3550E" w:rsidP="00C8020D">
            <w:pPr>
              <w:ind w:firstLineChars="50" w:firstLine="90"/>
              <w:jc w:val="center"/>
              <w:rPr>
                <w:sz w:val="18"/>
              </w:rPr>
            </w:pPr>
            <w:r>
              <w:rPr>
                <w:rFonts w:hint="eastAsia"/>
                <w:sz w:val="18"/>
              </w:rPr>
              <w:t>门店评分</w:t>
            </w:r>
          </w:p>
        </w:tc>
      </w:tr>
      <w:tr w:rsidR="00E3550E" w14:paraId="3CA4AF6E" w14:textId="77777777" w:rsidTr="00C8020D">
        <w:trPr>
          <w:jc w:val="center"/>
        </w:trPr>
        <w:tc>
          <w:tcPr>
            <w:tcW w:w="1986" w:type="dxa"/>
          </w:tcPr>
          <w:p w14:paraId="1F3DC501" w14:textId="77777777" w:rsidR="00E3550E" w:rsidRDefault="00E3550E" w:rsidP="00C8020D">
            <w:pPr>
              <w:ind w:firstLineChars="50" w:firstLine="90"/>
              <w:jc w:val="center"/>
              <w:rPr>
                <w:sz w:val="18"/>
              </w:rPr>
            </w:pPr>
            <w:r>
              <w:rPr>
                <w:rFonts w:hint="eastAsia"/>
                <w:sz w:val="18"/>
              </w:rPr>
              <w:t>price_per_man</w:t>
            </w:r>
          </w:p>
        </w:tc>
        <w:tc>
          <w:tcPr>
            <w:tcW w:w="1578" w:type="dxa"/>
          </w:tcPr>
          <w:p w14:paraId="1FBB6779" w14:textId="77777777" w:rsidR="00E3550E" w:rsidRDefault="00E3550E" w:rsidP="00C8020D">
            <w:pPr>
              <w:ind w:firstLineChars="50" w:firstLine="90"/>
              <w:jc w:val="center"/>
              <w:rPr>
                <w:sz w:val="18"/>
              </w:rPr>
            </w:pPr>
            <w:r>
              <w:rPr>
                <w:rFonts w:hint="eastAsia"/>
                <w:sz w:val="18"/>
              </w:rPr>
              <w:t>INT</w:t>
            </w:r>
          </w:p>
        </w:tc>
        <w:tc>
          <w:tcPr>
            <w:tcW w:w="745" w:type="dxa"/>
          </w:tcPr>
          <w:p w14:paraId="737D4899" w14:textId="77777777" w:rsidR="00E3550E" w:rsidRDefault="00E3550E" w:rsidP="00C8020D">
            <w:pPr>
              <w:ind w:firstLineChars="50" w:firstLine="90"/>
              <w:jc w:val="center"/>
              <w:rPr>
                <w:sz w:val="18"/>
              </w:rPr>
            </w:pPr>
            <w:r>
              <w:rPr>
                <w:rFonts w:hint="eastAsia"/>
                <w:sz w:val="18"/>
              </w:rPr>
              <w:t>11</w:t>
            </w:r>
          </w:p>
        </w:tc>
        <w:tc>
          <w:tcPr>
            <w:tcW w:w="1060" w:type="dxa"/>
          </w:tcPr>
          <w:p w14:paraId="285705E7" w14:textId="77777777" w:rsidR="00E3550E" w:rsidRDefault="00E3550E" w:rsidP="00C8020D">
            <w:pPr>
              <w:ind w:firstLineChars="50" w:firstLine="90"/>
              <w:jc w:val="center"/>
              <w:rPr>
                <w:sz w:val="18"/>
              </w:rPr>
            </w:pPr>
            <w:r>
              <w:rPr>
                <w:rFonts w:hint="eastAsia"/>
                <w:sz w:val="18"/>
              </w:rPr>
              <w:t>否</w:t>
            </w:r>
          </w:p>
        </w:tc>
        <w:tc>
          <w:tcPr>
            <w:tcW w:w="711" w:type="dxa"/>
          </w:tcPr>
          <w:p w14:paraId="2D8A2D2F" w14:textId="77777777" w:rsidR="00E3550E" w:rsidRDefault="00E3550E" w:rsidP="00C8020D">
            <w:pPr>
              <w:ind w:firstLineChars="50" w:firstLine="90"/>
              <w:jc w:val="center"/>
              <w:rPr>
                <w:sz w:val="18"/>
              </w:rPr>
            </w:pPr>
            <w:r>
              <w:rPr>
                <w:rFonts w:hint="eastAsia"/>
                <w:sz w:val="18"/>
              </w:rPr>
              <w:t>否</w:t>
            </w:r>
          </w:p>
        </w:tc>
        <w:tc>
          <w:tcPr>
            <w:tcW w:w="2425" w:type="dxa"/>
          </w:tcPr>
          <w:p w14:paraId="28F43BBE" w14:textId="77777777" w:rsidR="00E3550E" w:rsidRDefault="00E3550E" w:rsidP="00C8020D">
            <w:pPr>
              <w:ind w:firstLineChars="50" w:firstLine="90"/>
              <w:jc w:val="center"/>
              <w:rPr>
                <w:sz w:val="18"/>
              </w:rPr>
            </w:pPr>
            <w:r>
              <w:rPr>
                <w:rFonts w:hint="eastAsia"/>
                <w:sz w:val="18"/>
              </w:rPr>
              <w:t>人均价格</w:t>
            </w:r>
          </w:p>
        </w:tc>
      </w:tr>
      <w:tr w:rsidR="00E3550E" w14:paraId="5DB71C73" w14:textId="77777777" w:rsidTr="00C8020D">
        <w:trPr>
          <w:jc w:val="center"/>
        </w:trPr>
        <w:tc>
          <w:tcPr>
            <w:tcW w:w="1986" w:type="dxa"/>
          </w:tcPr>
          <w:p w14:paraId="14EAECC6" w14:textId="77777777" w:rsidR="00E3550E" w:rsidRDefault="00E3550E" w:rsidP="00C8020D">
            <w:pPr>
              <w:ind w:firstLineChars="50" w:firstLine="90"/>
              <w:jc w:val="center"/>
              <w:rPr>
                <w:sz w:val="18"/>
              </w:rPr>
            </w:pPr>
            <w:r>
              <w:rPr>
                <w:rFonts w:hint="eastAsia"/>
                <w:sz w:val="18"/>
              </w:rPr>
              <w:t>latitude</w:t>
            </w:r>
          </w:p>
        </w:tc>
        <w:tc>
          <w:tcPr>
            <w:tcW w:w="1578" w:type="dxa"/>
          </w:tcPr>
          <w:p w14:paraId="138A2B4B" w14:textId="77777777" w:rsidR="00E3550E" w:rsidRDefault="00E3550E" w:rsidP="00C8020D">
            <w:pPr>
              <w:ind w:firstLineChars="50" w:firstLine="90"/>
              <w:jc w:val="center"/>
              <w:rPr>
                <w:sz w:val="18"/>
              </w:rPr>
            </w:pPr>
            <w:r>
              <w:rPr>
                <w:rFonts w:hint="eastAsia"/>
                <w:sz w:val="18"/>
              </w:rPr>
              <w:t>DECIMAL</w:t>
            </w:r>
          </w:p>
        </w:tc>
        <w:tc>
          <w:tcPr>
            <w:tcW w:w="745" w:type="dxa"/>
          </w:tcPr>
          <w:p w14:paraId="36AB9B09" w14:textId="77777777" w:rsidR="00E3550E" w:rsidRDefault="00E3550E" w:rsidP="00C8020D">
            <w:pPr>
              <w:ind w:firstLineChars="50" w:firstLine="90"/>
              <w:jc w:val="center"/>
              <w:rPr>
                <w:sz w:val="18"/>
              </w:rPr>
            </w:pPr>
            <w:r>
              <w:rPr>
                <w:rFonts w:hint="eastAsia"/>
                <w:sz w:val="18"/>
              </w:rPr>
              <w:t>10</w:t>
            </w:r>
          </w:p>
        </w:tc>
        <w:tc>
          <w:tcPr>
            <w:tcW w:w="1060" w:type="dxa"/>
          </w:tcPr>
          <w:p w14:paraId="70678A59" w14:textId="77777777" w:rsidR="00E3550E" w:rsidRDefault="00E3550E" w:rsidP="00C8020D">
            <w:pPr>
              <w:ind w:firstLineChars="50" w:firstLine="90"/>
              <w:jc w:val="center"/>
              <w:rPr>
                <w:sz w:val="18"/>
              </w:rPr>
            </w:pPr>
            <w:r>
              <w:rPr>
                <w:rFonts w:hint="eastAsia"/>
                <w:sz w:val="18"/>
              </w:rPr>
              <w:t>否</w:t>
            </w:r>
          </w:p>
        </w:tc>
        <w:tc>
          <w:tcPr>
            <w:tcW w:w="711" w:type="dxa"/>
          </w:tcPr>
          <w:p w14:paraId="4F336F9E" w14:textId="77777777" w:rsidR="00E3550E" w:rsidRDefault="00E3550E" w:rsidP="00C8020D">
            <w:pPr>
              <w:ind w:firstLineChars="50" w:firstLine="90"/>
              <w:jc w:val="center"/>
              <w:rPr>
                <w:sz w:val="18"/>
              </w:rPr>
            </w:pPr>
            <w:r>
              <w:rPr>
                <w:rFonts w:hint="eastAsia"/>
                <w:sz w:val="18"/>
              </w:rPr>
              <w:t>否</w:t>
            </w:r>
          </w:p>
        </w:tc>
        <w:tc>
          <w:tcPr>
            <w:tcW w:w="2425" w:type="dxa"/>
          </w:tcPr>
          <w:p w14:paraId="034DE0D6" w14:textId="77777777" w:rsidR="00E3550E" w:rsidRDefault="00E3550E" w:rsidP="00C8020D">
            <w:pPr>
              <w:ind w:firstLineChars="50" w:firstLine="90"/>
              <w:jc w:val="center"/>
              <w:rPr>
                <w:sz w:val="18"/>
              </w:rPr>
            </w:pPr>
            <w:r>
              <w:rPr>
                <w:rFonts w:hint="eastAsia"/>
                <w:sz w:val="18"/>
              </w:rPr>
              <w:t>地理位置纬度</w:t>
            </w:r>
          </w:p>
        </w:tc>
      </w:tr>
      <w:tr w:rsidR="00E3550E" w14:paraId="26EAB747" w14:textId="77777777" w:rsidTr="00C8020D">
        <w:trPr>
          <w:jc w:val="center"/>
        </w:trPr>
        <w:tc>
          <w:tcPr>
            <w:tcW w:w="1986" w:type="dxa"/>
          </w:tcPr>
          <w:p w14:paraId="54CB5626" w14:textId="77777777" w:rsidR="00E3550E" w:rsidRDefault="00E3550E" w:rsidP="00C8020D">
            <w:pPr>
              <w:ind w:firstLineChars="50" w:firstLine="90"/>
              <w:jc w:val="center"/>
              <w:rPr>
                <w:sz w:val="18"/>
              </w:rPr>
            </w:pPr>
            <w:r>
              <w:rPr>
                <w:rFonts w:hint="eastAsia"/>
                <w:sz w:val="18"/>
              </w:rPr>
              <w:t>longitude</w:t>
            </w:r>
          </w:p>
        </w:tc>
        <w:tc>
          <w:tcPr>
            <w:tcW w:w="1578" w:type="dxa"/>
          </w:tcPr>
          <w:p w14:paraId="17B4CFA4" w14:textId="77777777" w:rsidR="00E3550E" w:rsidRDefault="00E3550E" w:rsidP="00C8020D">
            <w:pPr>
              <w:ind w:firstLineChars="50" w:firstLine="90"/>
              <w:jc w:val="center"/>
              <w:rPr>
                <w:sz w:val="18"/>
              </w:rPr>
            </w:pPr>
            <w:r>
              <w:rPr>
                <w:rFonts w:hint="eastAsia"/>
                <w:sz w:val="18"/>
              </w:rPr>
              <w:t>DECIMAL</w:t>
            </w:r>
          </w:p>
        </w:tc>
        <w:tc>
          <w:tcPr>
            <w:tcW w:w="745" w:type="dxa"/>
          </w:tcPr>
          <w:p w14:paraId="0E8E8645" w14:textId="77777777" w:rsidR="00E3550E" w:rsidRDefault="00E3550E" w:rsidP="00C8020D">
            <w:pPr>
              <w:ind w:firstLineChars="50" w:firstLine="90"/>
              <w:jc w:val="center"/>
              <w:rPr>
                <w:sz w:val="18"/>
              </w:rPr>
            </w:pPr>
            <w:r>
              <w:rPr>
                <w:rFonts w:hint="eastAsia"/>
                <w:sz w:val="18"/>
              </w:rPr>
              <w:t>10</w:t>
            </w:r>
          </w:p>
        </w:tc>
        <w:tc>
          <w:tcPr>
            <w:tcW w:w="1060" w:type="dxa"/>
          </w:tcPr>
          <w:p w14:paraId="0CC1C7AE" w14:textId="77777777" w:rsidR="00E3550E" w:rsidRDefault="00E3550E" w:rsidP="00C8020D">
            <w:pPr>
              <w:ind w:firstLineChars="50" w:firstLine="90"/>
              <w:jc w:val="center"/>
              <w:rPr>
                <w:sz w:val="18"/>
              </w:rPr>
            </w:pPr>
            <w:r>
              <w:rPr>
                <w:rFonts w:hint="eastAsia"/>
                <w:sz w:val="18"/>
              </w:rPr>
              <w:t>否</w:t>
            </w:r>
          </w:p>
        </w:tc>
        <w:tc>
          <w:tcPr>
            <w:tcW w:w="711" w:type="dxa"/>
          </w:tcPr>
          <w:p w14:paraId="0116240C" w14:textId="77777777" w:rsidR="00E3550E" w:rsidRDefault="00E3550E" w:rsidP="00C8020D">
            <w:pPr>
              <w:ind w:firstLineChars="50" w:firstLine="90"/>
              <w:jc w:val="center"/>
              <w:rPr>
                <w:sz w:val="18"/>
              </w:rPr>
            </w:pPr>
            <w:r>
              <w:rPr>
                <w:rFonts w:hint="eastAsia"/>
                <w:sz w:val="18"/>
              </w:rPr>
              <w:t>否</w:t>
            </w:r>
          </w:p>
        </w:tc>
        <w:tc>
          <w:tcPr>
            <w:tcW w:w="2425" w:type="dxa"/>
          </w:tcPr>
          <w:p w14:paraId="49719EED" w14:textId="77777777" w:rsidR="00E3550E" w:rsidRDefault="00E3550E" w:rsidP="00C8020D">
            <w:pPr>
              <w:ind w:firstLineChars="50" w:firstLine="90"/>
              <w:jc w:val="center"/>
              <w:rPr>
                <w:sz w:val="18"/>
              </w:rPr>
            </w:pPr>
            <w:r>
              <w:rPr>
                <w:rFonts w:hint="eastAsia"/>
                <w:sz w:val="18"/>
              </w:rPr>
              <w:t>地理位置经度</w:t>
            </w:r>
          </w:p>
        </w:tc>
      </w:tr>
      <w:tr w:rsidR="00E3550E" w14:paraId="55FD699C" w14:textId="77777777" w:rsidTr="00C8020D">
        <w:trPr>
          <w:jc w:val="center"/>
        </w:trPr>
        <w:tc>
          <w:tcPr>
            <w:tcW w:w="1986" w:type="dxa"/>
          </w:tcPr>
          <w:p w14:paraId="1585E12F" w14:textId="77777777" w:rsidR="00E3550E" w:rsidRDefault="00E3550E" w:rsidP="00C8020D">
            <w:pPr>
              <w:ind w:firstLineChars="50" w:firstLine="90"/>
              <w:jc w:val="center"/>
              <w:rPr>
                <w:sz w:val="18"/>
              </w:rPr>
            </w:pPr>
            <w:r>
              <w:rPr>
                <w:rFonts w:hint="eastAsia"/>
                <w:sz w:val="18"/>
              </w:rPr>
              <w:t>category_id</w:t>
            </w:r>
          </w:p>
        </w:tc>
        <w:tc>
          <w:tcPr>
            <w:tcW w:w="1578" w:type="dxa"/>
          </w:tcPr>
          <w:p w14:paraId="4C1C7901" w14:textId="77777777" w:rsidR="00E3550E" w:rsidRDefault="00E3550E" w:rsidP="00C8020D">
            <w:pPr>
              <w:ind w:firstLineChars="50" w:firstLine="90"/>
              <w:jc w:val="center"/>
              <w:rPr>
                <w:sz w:val="18"/>
              </w:rPr>
            </w:pPr>
            <w:r>
              <w:rPr>
                <w:rFonts w:hint="eastAsia"/>
                <w:sz w:val="18"/>
              </w:rPr>
              <w:t>INT</w:t>
            </w:r>
          </w:p>
        </w:tc>
        <w:tc>
          <w:tcPr>
            <w:tcW w:w="745" w:type="dxa"/>
          </w:tcPr>
          <w:p w14:paraId="7B5AE64A" w14:textId="77777777" w:rsidR="00E3550E" w:rsidRDefault="00E3550E" w:rsidP="00C8020D">
            <w:pPr>
              <w:ind w:firstLineChars="50" w:firstLine="90"/>
              <w:jc w:val="center"/>
              <w:rPr>
                <w:color w:val="000000"/>
                <w:sz w:val="18"/>
              </w:rPr>
            </w:pPr>
            <w:r>
              <w:rPr>
                <w:rFonts w:hint="eastAsia"/>
                <w:color w:val="000000"/>
                <w:sz w:val="18"/>
              </w:rPr>
              <w:t>11</w:t>
            </w:r>
          </w:p>
        </w:tc>
        <w:tc>
          <w:tcPr>
            <w:tcW w:w="1060" w:type="dxa"/>
          </w:tcPr>
          <w:p w14:paraId="6941974C" w14:textId="77777777" w:rsidR="00E3550E" w:rsidRDefault="00E3550E" w:rsidP="00C8020D">
            <w:pPr>
              <w:ind w:firstLineChars="50" w:firstLine="90"/>
              <w:jc w:val="center"/>
              <w:rPr>
                <w:sz w:val="18"/>
              </w:rPr>
            </w:pPr>
            <w:r>
              <w:rPr>
                <w:rFonts w:hint="eastAsia"/>
                <w:sz w:val="18"/>
              </w:rPr>
              <w:t>否</w:t>
            </w:r>
          </w:p>
        </w:tc>
        <w:tc>
          <w:tcPr>
            <w:tcW w:w="711" w:type="dxa"/>
          </w:tcPr>
          <w:p w14:paraId="1456268A" w14:textId="77777777" w:rsidR="00E3550E" w:rsidRDefault="00E3550E" w:rsidP="00C8020D">
            <w:pPr>
              <w:ind w:firstLineChars="50" w:firstLine="90"/>
              <w:jc w:val="center"/>
              <w:rPr>
                <w:sz w:val="18"/>
              </w:rPr>
            </w:pPr>
            <w:r>
              <w:rPr>
                <w:rFonts w:hint="eastAsia"/>
                <w:sz w:val="18"/>
              </w:rPr>
              <w:t>否</w:t>
            </w:r>
          </w:p>
        </w:tc>
        <w:tc>
          <w:tcPr>
            <w:tcW w:w="2425" w:type="dxa"/>
          </w:tcPr>
          <w:p w14:paraId="48112D23" w14:textId="77777777" w:rsidR="00E3550E" w:rsidRDefault="00E3550E" w:rsidP="00C8020D">
            <w:pPr>
              <w:ind w:firstLineChars="50" w:firstLine="90"/>
              <w:jc w:val="center"/>
              <w:rPr>
                <w:sz w:val="18"/>
              </w:rPr>
            </w:pPr>
            <w:r>
              <w:rPr>
                <w:rFonts w:hint="eastAsia"/>
                <w:sz w:val="18"/>
              </w:rPr>
              <w:t>品类</w:t>
            </w:r>
            <w:r>
              <w:rPr>
                <w:rFonts w:hint="eastAsia"/>
                <w:sz w:val="18"/>
              </w:rPr>
              <w:t>ID</w:t>
            </w:r>
          </w:p>
        </w:tc>
      </w:tr>
      <w:tr w:rsidR="00E3550E" w14:paraId="14E88D94" w14:textId="77777777" w:rsidTr="00C8020D">
        <w:trPr>
          <w:jc w:val="center"/>
        </w:trPr>
        <w:tc>
          <w:tcPr>
            <w:tcW w:w="1986" w:type="dxa"/>
          </w:tcPr>
          <w:p w14:paraId="75C973F7" w14:textId="77777777" w:rsidR="00E3550E" w:rsidRDefault="00E3550E" w:rsidP="00C8020D">
            <w:pPr>
              <w:ind w:firstLineChars="50" w:firstLine="90"/>
              <w:jc w:val="center"/>
              <w:rPr>
                <w:sz w:val="18"/>
              </w:rPr>
            </w:pPr>
            <w:r>
              <w:rPr>
                <w:rFonts w:hint="eastAsia"/>
                <w:sz w:val="18"/>
              </w:rPr>
              <w:t>tags</w:t>
            </w:r>
          </w:p>
        </w:tc>
        <w:tc>
          <w:tcPr>
            <w:tcW w:w="1578" w:type="dxa"/>
          </w:tcPr>
          <w:p w14:paraId="4C72B2F5" w14:textId="77777777" w:rsidR="00E3550E" w:rsidRDefault="00E3550E" w:rsidP="00C8020D">
            <w:pPr>
              <w:ind w:firstLineChars="50" w:firstLine="90"/>
              <w:jc w:val="center"/>
              <w:rPr>
                <w:sz w:val="18"/>
              </w:rPr>
            </w:pPr>
            <w:r>
              <w:rPr>
                <w:sz w:val="18"/>
              </w:rPr>
              <w:t>VARCHAR</w:t>
            </w:r>
          </w:p>
        </w:tc>
        <w:tc>
          <w:tcPr>
            <w:tcW w:w="745" w:type="dxa"/>
          </w:tcPr>
          <w:p w14:paraId="67482DF4" w14:textId="77777777" w:rsidR="00E3550E" w:rsidRDefault="00E3550E" w:rsidP="00C8020D">
            <w:pPr>
              <w:ind w:firstLineChars="50" w:firstLine="90"/>
              <w:jc w:val="center"/>
              <w:rPr>
                <w:color w:val="000000"/>
                <w:sz w:val="18"/>
              </w:rPr>
            </w:pPr>
            <w:r>
              <w:rPr>
                <w:rFonts w:hint="eastAsia"/>
                <w:color w:val="000000"/>
                <w:sz w:val="18"/>
              </w:rPr>
              <w:t>2000</w:t>
            </w:r>
          </w:p>
        </w:tc>
        <w:tc>
          <w:tcPr>
            <w:tcW w:w="1060" w:type="dxa"/>
          </w:tcPr>
          <w:p w14:paraId="5717D862" w14:textId="77777777" w:rsidR="00E3550E" w:rsidRDefault="00E3550E" w:rsidP="00C8020D">
            <w:pPr>
              <w:ind w:firstLineChars="50" w:firstLine="90"/>
              <w:jc w:val="center"/>
              <w:rPr>
                <w:sz w:val="18"/>
              </w:rPr>
            </w:pPr>
            <w:r>
              <w:rPr>
                <w:rFonts w:hint="eastAsia"/>
                <w:sz w:val="18"/>
              </w:rPr>
              <w:t>否</w:t>
            </w:r>
          </w:p>
        </w:tc>
        <w:tc>
          <w:tcPr>
            <w:tcW w:w="711" w:type="dxa"/>
          </w:tcPr>
          <w:p w14:paraId="48D51346" w14:textId="77777777" w:rsidR="00E3550E" w:rsidRDefault="00E3550E" w:rsidP="00C8020D">
            <w:pPr>
              <w:ind w:firstLineChars="50" w:firstLine="90"/>
              <w:jc w:val="center"/>
              <w:rPr>
                <w:sz w:val="18"/>
              </w:rPr>
            </w:pPr>
            <w:r>
              <w:rPr>
                <w:rFonts w:hint="eastAsia"/>
                <w:sz w:val="18"/>
              </w:rPr>
              <w:t>否</w:t>
            </w:r>
          </w:p>
        </w:tc>
        <w:tc>
          <w:tcPr>
            <w:tcW w:w="2425" w:type="dxa"/>
          </w:tcPr>
          <w:p w14:paraId="31513EF2" w14:textId="77777777" w:rsidR="00E3550E" w:rsidRDefault="00E3550E" w:rsidP="00C8020D">
            <w:pPr>
              <w:ind w:firstLineChars="50" w:firstLine="90"/>
              <w:jc w:val="center"/>
              <w:rPr>
                <w:sz w:val="18"/>
              </w:rPr>
            </w:pPr>
            <w:r>
              <w:rPr>
                <w:rFonts w:hint="eastAsia"/>
                <w:sz w:val="18"/>
              </w:rPr>
              <w:t>门店标签</w:t>
            </w:r>
          </w:p>
        </w:tc>
      </w:tr>
      <w:tr w:rsidR="00E3550E" w14:paraId="5AEE39FF" w14:textId="77777777" w:rsidTr="00C8020D">
        <w:trPr>
          <w:jc w:val="center"/>
        </w:trPr>
        <w:tc>
          <w:tcPr>
            <w:tcW w:w="1986" w:type="dxa"/>
          </w:tcPr>
          <w:p w14:paraId="388C1B11" w14:textId="77777777" w:rsidR="00E3550E" w:rsidRDefault="00E3550E" w:rsidP="00C8020D">
            <w:pPr>
              <w:ind w:firstLineChars="50" w:firstLine="90"/>
              <w:jc w:val="center"/>
              <w:rPr>
                <w:sz w:val="18"/>
              </w:rPr>
            </w:pPr>
            <w:r>
              <w:rPr>
                <w:rFonts w:hint="eastAsia"/>
                <w:sz w:val="18"/>
              </w:rPr>
              <w:t>start_time</w:t>
            </w:r>
          </w:p>
        </w:tc>
        <w:tc>
          <w:tcPr>
            <w:tcW w:w="1578" w:type="dxa"/>
          </w:tcPr>
          <w:p w14:paraId="71F72CC5" w14:textId="77777777" w:rsidR="00E3550E" w:rsidRDefault="00E3550E" w:rsidP="00C8020D">
            <w:pPr>
              <w:ind w:firstLineChars="50" w:firstLine="90"/>
              <w:jc w:val="center"/>
              <w:rPr>
                <w:sz w:val="18"/>
              </w:rPr>
            </w:pPr>
            <w:r>
              <w:rPr>
                <w:sz w:val="18"/>
              </w:rPr>
              <w:t>VARCHAR</w:t>
            </w:r>
          </w:p>
        </w:tc>
        <w:tc>
          <w:tcPr>
            <w:tcW w:w="745" w:type="dxa"/>
          </w:tcPr>
          <w:p w14:paraId="327D7A5A" w14:textId="77777777" w:rsidR="00E3550E" w:rsidRDefault="00E3550E" w:rsidP="00C8020D">
            <w:pPr>
              <w:ind w:firstLineChars="50" w:firstLine="90"/>
              <w:jc w:val="center"/>
              <w:rPr>
                <w:color w:val="000000"/>
                <w:sz w:val="18"/>
              </w:rPr>
            </w:pPr>
            <w:r>
              <w:rPr>
                <w:rFonts w:hint="eastAsia"/>
                <w:color w:val="000000"/>
                <w:sz w:val="18"/>
              </w:rPr>
              <w:t>200</w:t>
            </w:r>
          </w:p>
        </w:tc>
        <w:tc>
          <w:tcPr>
            <w:tcW w:w="1060" w:type="dxa"/>
          </w:tcPr>
          <w:p w14:paraId="12CBA10B" w14:textId="77777777" w:rsidR="00E3550E" w:rsidRDefault="00E3550E" w:rsidP="00C8020D">
            <w:pPr>
              <w:ind w:firstLineChars="50" w:firstLine="90"/>
              <w:jc w:val="center"/>
              <w:rPr>
                <w:sz w:val="18"/>
              </w:rPr>
            </w:pPr>
            <w:r>
              <w:rPr>
                <w:rFonts w:hint="eastAsia"/>
                <w:sz w:val="18"/>
              </w:rPr>
              <w:t>否</w:t>
            </w:r>
          </w:p>
        </w:tc>
        <w:tc>
          <w:tcPr>
            <w:tcW w:w="711" w:type="dxa"/>
          </w:tcPr>
          <w:p w14:paraId="28EDEE60" w14:textId="77777777" w:rsidR="00E3550E" w:rsidRDefault="00E3550E" w:rsidP="00C8020D">
            <w:pPr>
              <w:ind w:firstLineChars="50" w:firstLine="90"/>
              <w:jc w:val="center"/>
              <w:rPr>
                <w:sz w:val="18"/>
              </w:rPr>
            </w:pPr>
            <w:r>
              <w:rPr>
                <w:rFonts w:hint="eastAsia"/>
                <w:sz w:val="18"/>
              </w:rPr>
              <w:t>否</w:t>
            </w:r>
          </w:p>
        </w:tc>
        <w:tc>
          <w:tcPr>
            <w:tcW w:w="2425" w:type="dxa"/>
          </w:tcPr>
          <w:p w14:paraId="4ADEA860" w14:textId="77777777" w:rsidR="00E3550E" w:rsidRDefault="00E3550E" w:rsidP="00C8020D">
            <w:pPr>
              <w:ind w:firstLineChars="50" w:firstLine="90"/>
              <w:jc w:val="center"/>
              <w:rPr>
                <w:sz w:val="18"/>
              </w:rPr>
            </w:pPr>
            <w:r>
              <w:rPr>
                <w:rFonts w:hint="eastAsia"/>
                <w:sz w:val="18"/>
              </w:rPr>
              <w:t>营业时间</w:t>
            </w:r>
          </w:p>
        </w:tc>
      </w:tr>
      <w:tr w:rsidR="00E3550E" w14:paraId="0CAAD859" w14:textId="77777777" w:rsidTr="00C8020D">
        <w:trPr>
          <w:jc w:val="center"/>
        </w:trPr>
        <w:tc>
          <w:tcPr>
            <w:tcW w:w="1986" w:type="dxa"/>
          </w:tcPr>
          <w:p w14:paraId="0033E4A6" w14:textId="77777777" w:rsidR="00E3550E" w:rsidRDefault="00E3550E" w:rsidP="00C8020D">
            <w:pPr>
              <w:ind w:firstLineChars="50" w:firstLine="90"/>
              <w:jc w:val="center"/>
              <w:rPr>
                <w:sz w:val="18"/>
              </w:rPr>
            </w:pPr>
            <w:r>
              <w:rPr>
                <w:rFonts w:hint="eastAsia"/>
                <w:sz w:val="18"/>
              </w:rPr>
              <w:t>end_time</w:t>
            </w:r>
          </w:p>
        </w:tc>
        <w:tc>
          <w:tcPr>
            <w:tcW w:w="1578" w:type="dxa"/>
          </w:tcPr>
          <w:p w14:paraId="61D77531" w14:textId="77777777" w:rsidR="00E3550E" w:rsidRDefault="00E3550E" w:rsidP="00C8020D">
            <w:pPr>
              <w:ind w:firstLineChars="50" w:firstLine="90"/>
              <w:jc w:val="center"/>
              <w:rPr>
                <w:sz w:val="18"/>
              </w:rPr>
            </w:pPr>
            <w:r>
              <w:rPr>
                <w:sz w:val="18"/>
              </w:rPr>
              <w:t>VARCHAR</w:t>
            </w:r>
          </w:p>
        </w:tc>
        <w:tc>
          <w:tcPr>
            <w:tcW w:w="745" w:type="dxa"/>
          </w:tcPr>
          <w:p w14:paraId="21B7BE2F" w14:textId="77777777" w:rsidR="00E3550E" w:rsidRDefault="00E3550E" w:rsidP="00C8020D">
            <w:pPr>
              <w:ind w:firstLineChars="50" w:firstLine="90"/>
              <w:jc w:val="center"/>
              <w:rPr>
                <w:color w:val="000000"/>
                <w:sz w:val="18"/>
              </w:rPr>
            </w:pPr>
            <w:r>
              <w:rPr>
                <w:rFonts w:hint="eastAsia"/>
                <w:color w:val="000000"/>
                <w:sz w:val="18"/>
              </w:rPr>
              <w:t>200</w:t>
            </w:r>
          </w:p>
        </w:tc>
        <w:tc>
          <w:tcPr>
            <w:tcW w:w="1060" w:type="dxa"/>
          </w:tcPr>
          <w:p w14:paraId="2107C9B9" w14:textId="77777777" w:rsidR="00E3550E" w:rsidRDefault="00E3550E" w:rsidP="00C8020D">
            <w:pPr>
              <w:ind w:firstLineChars="50" w:firstLine="90"/>
              <w:jc w:val="center"/>
              <w:rPr>
                <w:sz w:val="18"/>
              </w:rPr>
            </w:pPr>
            <w:r>
              <w:rPr>
                <w:rFonts w:hint="eastAsia"/>
                <w:sz w:val="18"/>
              </w:rPr>
              <w:t>否</w:t>
            </w:r>
          </w:p>
        </w:tc>
        <w:tc>
          <w:tcPr>
            <w:tcW w:w="711" w:type="dxa"/>
          </w:tcPr>
          <w:p w14:paraId="42D27DF9" w14:textId="77777777" w:rsidR="00E3550E" w:rsidRDefault="00E3550E" w:rsidP="00C8020D">
            <w:pPr>
              <w:ind w:firstLineChars="50" w:firstLine="90"/>
              <w:jc w:val="center"/>
              <w:rPr>
                <w:sz w:val="18"/>
              </w:rPr>
            </w:pPr>
            <w:r>
              <w:rPr>
                <w:rFonts w:hint="eastAsia"/>
                <w:sz w:val="18"/>
              </w:rPr>
              <w:t>否</w:t>
            </w:r>
          </w:p>
        </w:tc>
        <w:tc>
          <w:tcPr>
            <w:tcW w:w="2425" w:type="dxa"/>
          </w:tcPr>
          <w:p w14:paraId="2037830A" w14:textId="77777777" w:rsidR="00E3550E" w:rsidRDefault="00E3550E" w:rsidP="00C8020D">
            <w:pPr>
              <w:ind w:firstLineChars="50" w:firstLine="90"/>
              <w:jc w:val="center"/>
              <w:rPr>
                <w:sz w:val="18"/>
              </w:rPr>
            </w:pPr>
            <w:r>
              <w:rPr>
                <w:rFonts w:hint="eastAsia"/>
                <w:sz w:val="18"/>
              </w:rPr>
              <w:t>关闭时间</w:t>
            </w:r>
          </w:p>
        </w:tc>
      </w:tr>
      <w:tr w:rsidR="00E3550E" w14:paraId="57F3BD17" w14:textId="77777777" w:rsidTr="00C8020D">
        <w:trPr>
          <w:jc w:val="center"/>
        </w:trPr>
        <w:tc>
          <w:tcPr>
            <w:tcW w:w="1986" w:type="dxa"/>
          </w:tcPr>
          <w:p w14:paraId="113A8D46" w14:textId="77777777" w:rsidR="00E3550E" w:rsidRDefault="00E3550E" w:rsidP="00C8020D">
            <w:pPr>
              <w:ind w:firstLineChars="50" w:firstLine="90"/>
              <w:jc w:val="center"/>
              <w:rPr>
                <w:sz w:val="18"/>
              </w:rPr>
            </w:pPr>
            <w:r>
              <w:rPr>
                <w:rFonts w:hint="eastAsia"/>
                <w:sz w:val="18"/>
              </w:rPr>
              <w:t>address</w:t>
            </w:r>
          </w:p>
        </w:tc>
        <w:tc>
          <w:tcPr>
            <w:tcW w:w="1578" w:type="dxa"/>
          </w:tcPr>
          <w:p w14:paraId="0E4A8016" w14:textId="77777777" w:rsidR="00E3550E" w:rsidRDefault="00E3550E" w:rsidP="00C8020D">
            <w:pPr>
              <w:ind w:firstLineChars="50" w:firstLine="90"/>
              <w:jc w:val="center"/>
              <w:rPr>
                <w:sz w:val="18"/>
              </w:rPr>
            </w:pPr>
            <w:r>
              <w:rPr>
                <w:sz w:val="18"/>
              </w:rPr>
              <w:t>VARCHAR</w:t>
            </w:r>
          </w:p>
        </w:tc>
        <w:tc>
          <w:tcPr>
            <w:tcW w:w="745" w:type="dxa"/>
          </w:tcPr>
          <w:p w14:paraId="5B2094AC" w14:textId="77777777" w:rsidR="00E3550E" w:rsidRDefault="00E3550E" w:rsidP="00C8020D">
            <w:pPr>
              <w:ind w:firstLineChars="50" w:firstLine="90"/>
              <w:jc w:val="center"/>
              <w:rPr>
                <w:color w:val="000000"/>
                <w:sz w:val="18"/>
              </w:rPr>
            </w:pPr>
            <w:r>
              <w:rPr>
                <w:rFonts w:hint="eastAsia"/>
                <w:color w:val="000000"/>
                <w:sz w:val="18"/>
              </w:rPr>
              <w:t>200</w:t>
            </w:r>
          </w:p>
        </w:tc>
        <w:tc>
          <w:tcPr>
            <w:tcW w:w="1060" w:type="dxa"/>
          </w:tcPr>
          <w:p w14:paraId="0BF46BAB" w14:textId="77777777" w:rsidR="00E3550E" w:rsidRDefault="00E3550E" w:rsidP="00C8020D">
            <w:pPr>
              <w:ind w:firstLineChars="50" w:firstLine="90"/>
              <w:jc w:val="center"/>
              <w:rPr>
                <w:sz w:val="18"/>
              </w:rPr>
            </w:pPr>
            <w:r>
              <w:rPr>
                <w:rFonts w:hint="eastAsia"/>
                <w:sz w:val="18"/>
              </w:rPr>
              <w:t>否</w:t>
            </w:r>
          </w:p>
        </w:tc>
        <w:tc>
          <w:tcPr>
            <w:tcW w:w="711" w:type="dxa"/>
          </w:tcPr>
          <w:p w14:paraId="3AD34927" w14:textId="77777777" w:rsidR="00E3550E" w:rsidRDefault="00E3550E" w:rsidP="00C8020D">
            <w:pPr>
              <w:ind w:firstLineChars="50" w:firstLine="90"/>
              <w:jc w:val="center"/>
              <w:rPr>
                <w:sz w:val="18"/>
              </w:rPr>
            </w:pPr>
            <w:r>
              <w:rPr>
                <w:rFonts w:hint="eastAsia"/>
                <w:sz w:val="18"/>
              </w:rPr>
              <w:t>否</w:t>
            </w:r>
          </w:p>
        </w:tc>
        <w:tc>
          <w:tcPr>
            <w:tcW w:w="2425" w:type="dxa"/>
          </w:tcPr>
          <w:p w14:paraId="56AA2253" w14:textId="77777777" w:rsidR="00E3550E" w:rsidRDefault="00E3550E" w:rsidP="00C8020D">
            <w:pPr>
              <w:ind w:firstLineChars="50" w:firstLine="90"/>
              <w:jc w:val="center"/>
              <w:rPr>
                <w:sz w:val="18"/>
              </w:rPr>
            </w:pPr>
            <w:r>
              <w:rPr>
                <w:rFonts w:hint="eastAsia"/>
                <w:sz w:val="18"/>
              </w:rPr>
              <w:t>门店地址</w:t>
            </w:r>
          </w:p>
        </w:tc>
      </w:tr>
      <w:tr w:rsidR="00E3550E" w14:paraId="270E2C5B" w14:textId="77777777" w:rsidTr="00C8020D">
        <w:trPr>
          <w:jc w:val="center"/>
        </w:trPr>
        <w:tc>
          <w:tcPr>
            <w:tcW w:w="1986" w:type="dxa"/>
          </w:tcPr>
          <w:p w14:paraId="3CAA0D9F" w14:textId="77777777" w:rsidR="00E3550E" w:rsidRDefault="00E3550E" w:rsidP="00C8020D">
            <w:pPr>
              <w:ind w:firstLineChars="50" w:firstLine="90"/>
              <w:jc w:val="center"/>
              <w:rPr>
                <w:sz w:val="18"/>
              </w:rPr>
            </w:pPr>
            <w:r>
              <w:rPr>
                <w:rFonts w:hint="eastAsia"/>
                <w:sz w:val="18"/>
              </w:rPr>
              <w:t>seller_id</w:t>
            </w:r>
          </w:p>
        </w:tc>
        <w:tc>
          <w:tcPr>
            <w:tcW w:w="1578" w:type="dxa"/>
          </w:tcPr>
          <w:p w14:paraId="62D966AD" w14:textId="77777777" w:rsidR="00E3550E" w:rsidRDefault="00E3550E" w:rsidP="00C8020D">
            <w:pPr>
              <w:ind w:firstLineChars="50" w:firstLine="90"/>
              <w:jc w:val="center"/>
              <w:rPr>
                <w:sz w:val="18"/>
              </w:rPr>
            </w:pPr>
            <w:r>
              <w:rPr>
                <w:rFonts w:hint="eastAsia"/>
                <w:sz w:val="18"/>
              </w:rPr>
              <w:t>INT</w:t>
            </w:r>
          </w:p>
        </w:tc>
        <w:tc>
          <w:tcPr>
            <w:tcW w:w="745" w:type="dxa"/>
          </w:tcPr>
          <w:p w14:paraId="4944D37D" w14:textId="77777777" w:rsidR="00E3550E" w:rsidRDefault="00E3550E" w:rsidP="00C8020D">
            <w:pPr>
              <w:ind w:firstLineChars="50" w:firstLine="90"/>
              <w:jc w:val="center"/>
              <w:rPr>
                <w:color w:val="000000"/>
                <w:sz w:val="18"/>
              </w:rPr>
            </w:pPr>
            <w:r>
              <w:rPr>
                <w:rFonts w:hint="eastAsia"/>
                <w:color w:val="000000"/>
                <w:sz w:val="18"/>
              </w:rPr>
              <w:t>11</w:t>
            </w:r>
          </w:p>
        </w:tc>
        <w:tc>
          <w:tcPr>
            <w:tcW w:w="1060" w:type="dxa"/>
          </w:tcPr>
          <w:p w14:paraId="707237AD" w14:textId="77777777" w:rsidR="00E3550E" w:rsidRDefault="00E3550E" w:rsidP="00C8020D">
            <w:pPr>
              <w:ind w:firstLineChars="50" w:firstLine="90"/>
              <w:jc w:val="center"/>
              <w:rPr>
                <w:sz w:val="18"/>
              </w:rPr>
            </w:pPr>
            <w:r>
              <w:rPr>
                <w:rFonts w:hint="eastAsia"/>
                <w:sz w:val="18"/>
              </w:rPr>
              <w:t>否</w:t>
            </w:r>
          </w:p>
        </w:tc>
        <w:tc>
          <w:tcPr>
            <w:tcW w:w="711" w:type="dxa"/>
          </w:tcPr>
          <w:p w14:paraId="68CEDCCF" w14:textId="77777777" w:rsidR="00E3550E" w:rsidRDefault="00E3550E" w:rsidP="00C8020D">
            <w:pPr>
              <w:ind w:firstLineChars="50" w:firstLine="90"/>
              <w:jc w:val="center"/>
              <w:rPr>
                <w:sz w:val="18"/>
              </w:rPr>
            </w:pPr>
            <w:r>
              <w:rPr>
                <w:rFonts w:hint="eastAsia"/>
                <w:sz w:val="18"/>
              </w:rPr>
              <w:t>否</w:t>
            </w:r>
          </w:p>
        </w:tc>
        <w:tc>
          <w:tcPr>
            <w:tcW w:w="2425" w:type="dxa"/>
          </w:tcPr>
          <w:p w14:paraId="62F9DFDE" w14:textId="77777777" w:rsidR="00E3550E" w:rsidRDefault="00E3550E" w:rsidP="00C8020D">
            <w:pPr>
              <w:ind w:firstLineChars="50" w:firstLine="90"/>
              <w:jc w:val="center"/>
              <w:rPr>
                <w:sz w:val="18"/>
              </w:rPr>
            </w:pPr>
            <w:r>
              <w:rPr>
                <w:rFonts w:hint="eastAsia"/>
                <w:sz w:val="18"/>
              </w:rPr>
              <w:t>商户</w:t>
            </w:r>
            <w:r>
              <w:rPr>
                <w:rFonts w:hint="eastAsia"/>
                <w:sz w:val="18"/>
              </w:rPr>
              <w:t>ID</w:t>
            </w:r>
          </w:p>
        </w:tc>
      </w:tr>
      <w:tr w:rsidR="00E3550E" w14:paraId="31CF7183" w14:textId="77777777" w:rsidTr="00C8020D">
        <w:trPr>
          <w:jc w:val="center"/>
        </w:trPr>
        <w:tc>
          <w:tcPr>
            <w:tcW w:w="1986" w:type="dxa"/>
          </w:tcPr>
          <w:p w14:paraId="65C85754" w14:textId="77777777" w:rsidR="00E3550E" w:rsidRDefault="00E3550E" w:rsidP="00C8020D">
            <w:pPr>
              <w:ind w:firstLineChars="50" w:firstLine="90"/>
              <w:jc w:val="center"/>
              <w:rPr>
                <w:sz w:val="18"/>
              </w:rPr>
            </w:pPr>
            <w:r>
              <w:rPr>
                <w:rFonts w:hint="eastAsia"/>
                <w:sz w:val="18"/>
              </w:rPr>
              <w:t>icon_url</w:t>
            </w:r>
          </w:p>
        </w:tc>
        <w:tc>
          <w:tcPr>
            <w:tcW w:w="1578" w:type="dxa"/>
          </w:tcPr>
          <w:p w14:paraId="51CB1B2A" w14:textId="77777777" w:rsidR="00E3550E" w:rsidRDefault="00E3550E" w:rsidP="00C8020D">
            <w:pPr>
              <w:ind w:firstLineChars="50" w:firstLine="90"/>
              <w:jc w:val="center"/>
              <w:rPr>
                <w:sz w:val="18"/>
              </w:rPr>
            </w:pPr>
            <w:r>
              <w:rPr>
                <w:sz w:val="18"/>
              </w:rPr>
              <w:t>VARCHAR</w:t>
            </w:r>
          </w:p>
        </w:tc>
        <w:tc>
          <w:tcPr>
            <w:tcW w:w="745" w:type="dxa"/>
          </w:tcPr>
          <w:p w14:paraId="77DDF871" w14:textId="77777777" w:rsidR="00E3550E" w:rsidRDefault="00E3550E" w:rsidP="00C8020D">
            <w:pPr>
              <w:ind w:firstLineChars="50" w:firstLine="90"/>
              <w:jc w:val="center"/>
              <w:rPr>
                <w:color w:val="000000"/>
                <w:sz w:val="18"/>
              </w:rPr>
            </w:pPr>
            <w:r>
              <w:rPr>
                <w:rFonts w:hint="eastAsia"/>
                <w:color w:val="000000"/>
                <w:sz w:val="18"/>
              </w:rPr>
              <w:t>100</w:t>
            </w:r>
          </w:p>
        </w:tc>
        <w:tc>
          <w:tcPr>
            <w:tcW w:w="1060" w:type="dxa"/>
          </w:tcPr>
          <w:p w14:paraId="1990ED41" w14:textId="77777777" w:rsidR="00E3550E" w:rsidRDefault="00E3550E" w:rsidP="00C8020D">
            <w:pPr>
              <w:ind w:firstLineChars="50" w:firstLine="90"/>
              <w:jc w:val="center"/>
              <w:rPr>
                <w:sz w:val="18"/>
              </w:rPr>
            </w:pPr>
            <w:r>
              <w:rPr>
                <w:rFonts w:hint="eastAsia"/>
                <w:sz w:val="18"/>
              </w:rPr>
              <w:t>否</w:t>
            </w:r>
          </w:p>
        </w:tc>
        <w:tc>
          <w:tcPr>
            <w:tcW w:w="711" w:type="dxa"/>
          </w:tcPr>
          <w:p w14:paraId="67EAA729" w14:textId="77777777" w:rsidR="00E3550E" w:rsidRDefault="00E3550E" w:rsidP="00C8020D">
            <w:pPr>
              <w:ind w:firstLineChars="50" w:firstLine="90"/>
              <w:jc w:val="center"/>
              <w:rPr>
                <w:sz w:val="18"/>
              </w:rPr>
            </w:pPr>
            <w:r>
              <w:rPr>
                <w:rFonts w:hint="eastAsia"/>
                <w:sz w:val="18"/>
              </w:rPr>
              <w:t>否</w:t>
            </w:r>
          </w:p>
        </w:tc>
        <w:tc>
          <w:tcPr>
            <w:tcW w:w="2425" w:type="dxa"/>
          </w:tcPr>
          <w:p w14:paraId="301BB3DA" w14:textId="77777777" w:rsidR="00E3550E" w:rsidRDefault="00E3550E" w:rsidP="00C8020D">
            <w:pPr>
              <w:ind w:firstLineChars="50" w:firstLine="90"/>
              <w:jc w:val="center"/>
              <w:rPr>
                <w:sz w:val="18"/>
              </w:rPr>
            </w:pPr>
            <w:r>
              <w:rPr>
                <w:rFonts w:hint="eastAsia"/>
                <w:sz w:val="18"/>
              </w:rPr>
              <w:t>门店标志图片路径</w:t>
            </w:r>
          </w:p>
        </w:tc>
      </w:tr>
      <w:tr w:rsidR="00E3550E" w14:paraId="2CA4099B" w14:textId="77777777" w:rsidTr="00C8020D">
        <w:trPr>
          <w:jc w:val="center"/>
        </w:trPr>
        <w:tc>
          <w:tcPr>
            <w:tcW w:w="1986" w:type="dxa"/>
          </w:tcPr>
          <w:p w14:paraId="7E4274B8" w14:textId="77777777" w:rsidR="00E3550E" w:rsidRDefault="00E3550E" w:rsidP="00C8020D">
            <w:pPr>
              <w:ind w:firstLineChars="50" w:firstLine="90"/>
              <w:jc w:val="center"/>
              <w:rPr>
                <w:sz w:val="18"/>
              </w:rPr>
            </w:pPr>
            <w:r>
              <w:rPr>
                <w:rFonts w:hint="eastAsia"/>
                <w:sz w:val="18"/>
              </w:rPr>
              <w:t>created_at</w:t>
            </w:r>
          </w:p>
        </w:tc>
        <w:tc>
          <w:tcPr>
            <w:tcW w:w="1578" w:type="dxa"/>
          </w:tcPr>
          <w:p w14:paraId="5684B7A5" w14:textId="77777777" w:rsidR="00E3550E" w:rsidRDefault="00E3550E" w:rsidP="00C8020D">
            <w:pPr>
              <w:ind w:firstLineChars="50" w:firstLine="90"/>
              <w:jc w:val="center"/>
              <w:rPr>
                <w:sz w:val="18"/>
              </w:rPr>
            </w:pPr>
            <w:r>
              <w:rPr>
                <w:color w:val="000000"/>
                <w:sz w:val="18"/>
              </w:rPr>
              <w:t>DATETIME</w:t>
            </w:r>
          </w:p>
        </w:tc>
        <w:tc>
          <w:tcPr>
            <w:tcW w:w="745" w:type="dxa"/>
          </w:tcPr>
          <w:p w14:paraId="3C861812" w14:textId="77777777" w:rsidR="00E3550E" w:rsidRDefault="00E3550E" w:rsidP="00C8020D">
            <w:pPr>
              <w:ind w:firstLineChars="50" w:firstLine="90"/>
              <w:jc w:val="center"/>
              <w:rPr>
                <w:color w:val="000000"/>
                <w:sz w:val="18"/>
              </w:rPr>
            </w:pPr>
            <w:r>
              <w:rPr>
                <w:rFonts w:hint="eastAsia"/>
                <w:color w:val="000000"/>
                <w:sz w:val="18"/>
              </w:rPr>
              <w:t>—</w:t>
            </w:r>
          </w:p>
        </w:tc>
        <w:tc>
          <w:tcPr>
            <w:tcW w:w="1060" w:type="dxa"/>
          </w:tcPr>
          <w:p w14:paraId="7F56504A" w14:textId="77777777" w:rsidR="00E3550E" w:rsidRDefault="00E3550E" w:rsidP="00C8020D">
            <w:pPr>
              <w:ind w:firstLineChars="50" w:firstLine="90"/>
              <w:jc w:val="center"/>
              <w:rPr>
                <w:sz w:val="18"/>
              </w:rPr>
            </w:pPr>
            <w:r>
              <w:rPr>
                <w:rFonts w:hint="eastAsia"/>
                <w:sz w:val="18"/>
              </w:rPr>
              <w:t>否</w:t>
            </w:r>
          </w:p>
        </w:tc>
        <w:tc>
          <w:tcPr>
            <w:tcW w:w="711" w:type="dxa"/>
          </w:tcPr>
          <w:p w14:paraId="2D531A59" w14:textId="77777777" w:rsidR="00E3550E" w:rsidRDefault="00E3550E" w:rsidP="00C8020D">
            <w:pPr>
              <w:ind w:firstLineChars="50" w:firstLine="90"/>
              <w:jc w:val="center"/>
              <w:rPr>
                <w:sz w:val="18"/>
              </w:rPr>
            </w:pPr>
            <w:r>
              <w:rPr>
                <w:rFonts w:hint="eastAsia"/>
                <w:sz w:val="18"/>
              </w:rPr>
              <w:t>否</w:t>
            </w:r>
          </w:p>
        </w:tc>
        <w:tc>
          <w:tcPr>
            <w:tcW w:w="2425" w:type="dxa"/>
          </w:tcPr>
          <w:p w14:paraId="68269EB9" w14:textId="77777777" w:rsidR="00E3550E" w:rsidRDefault="00E3550E" w:rsidP="00C8020D">
            <w:pPr>
              <w:ind w:firstLineChars="50" w:firstLine="90"/>
              <w:jc w:val="center"/>
              <w:rPr>
                <w:sz w:val="18"/>
              </w:rPr>
            </w:pPr>
            <w:r>
              <w:rPr>
                <w:rFonts w:hint="eastAsia"/>
                <w:sz w:val="18"/>
              </w:rPr>
              <w:t>创建时间</w:t>
            </w:r>
          </w:p>
        </w:tc>
      </w:tr>
      <w:tr w:rsidR="00E3550E" w14:paraId="5BC6978B" w14:textId="77777777" w:rsidTr="00C8020D">
        <w:trPr>
          <w:jc w:val="center"/>
        </w:trPr>
        <w:tc>
          <w:tcPr>
            <w:tcW w:w="1986" w:type="dxa"/>
          </w:tcPr>
          <w:p w14:paraId="2C115674" w14:textId="77777777" w:rsidR="00E3550E" w:rsidRDefault="00E3550E" w:rsidP="00C8020D">
            <w:pPr>
              <w:ind w:firstLineChars="50" w:firstLine="90"/>
              <w:jc w:val="center"/>
              <w:rPr>
                <w:sz w:val="18"/>
              </w:rPr>
            </w:pPr>
            <w:r>
              <w:rPr>
                <w:rFonts w:hint="eastAsia"/>
                <w:sz w:val="18"/>
              </w:rPr>
              <w:t>updated_at</w:t>
            </w:r>
          </w:p>
        </w:tc>
        <w:tc>
          <w:tcPr>
            <w:tcW w:w="1578" w:type="dxa"/>
          </w:tcPr>
          <w:p w14:paraId="302E5D22" w14:textId="77777777" w:rsidR="00E3550E" w:rsidRDefault="00E3550E" w:rsidP="00C8020D">
            <w:pPr>
              <w:ind w:firstLineChars="50" w:firstLine="90"/>
              <w:jc w:val="center"/>
              <w:rPr>
                <w:sz w:val="18"/>
              </w:rPr>
            </w:pPr>
            <w:r>
              <w:rPr>
                <w:color w:val="000000"/>
                <w:sz w:val="18"/>
              </w:rPr>
              <w:t>DATETIME</w:t>
            </w:r>
          </w:p>
        </w:tc>
        <w:tc>
          <w:tcPr>
            <w:tcW w:w="745" w:type="dxa"/>
          </w:tcPr>
          <w:p w14:paraId="7DB7B5A4" w14:textId="77777777" w:rsidR="00E3550E" w:rsidRDefault="00E3550E" w:rsidP="00C8020D">
            <w:pPr>
              <w:ind w:firstLineChars="50" w:firstLine="90"/>
              <w:jc w:val="center"/>
              <w:rPr>
                <w:color w:val="000000"/>
                <w:sz w:val="18"/>
              </w:rPr>
            </w:pPr>
            <w:r>
              <w:rPr>
                <w:rFonts w:hint="eastAsia"/>
                <w:color w:val="000000"/>
                <w:sz w:val="18"/>
              </w:rPr>
              <w:t>—</w:t>
            </w:r>
          </w:p>
        </w:tc>
        <w:tc>
          <w:tcPr>
            <w:tcW w:w="1060" w:type="dxa"/>
          </w:tcPr>
          <w:p w14:paraId="0BC0620C" w14:textId="77777777" w:rsidR="00E3550E" w:rsidRDefault="00E3550E" w:rsidP="00C8020D">
            <w:pPr>
              <w:ind w:firstLineChars="50" w:firstLine="90"/>
              <w:jc w:val="center"/>
              <w:rPr>
                <w:sz w:val="18"/>
              </w:rPr>
            </w:pPr>
            <w:r>
              <w:rPr>
                <w:rFonts w:hint="eastAsia"/>
                <w:sz w:val="18"/>
              </w:rPr>
              <w:t>否</w:t>
            </w:r>
          </w:p>
        </w:tc>
        <w:tc>
          <w:tcPr>
            <w:tcW w:w="711" w:type="dxa"/>
          </w:tcPr>
          <w:p w14:paraId="6E7E176F" w14:textId="77777777" w:rsidR="00E3550E" w:rsidRDefault="00E3550E" w:rsidP="00C8020D">
            <w:pPr>
              <w:ind w:firstLineChars="50" w:firstLine="90"/>
              <w:jc w:val="center"/>
              <w:rPr>
                <w:sz w:val="18"/>
              </w:rPr>
            </w:pPr>
            <w:r>
              <w:rPr>
                <w:rFonts w:hint="eastAsia"/>
                <w:sz w:val="18"/>
              </w:rPr>
              <w:t>否</w:t>
            </w:r>
          </w:p>
        </w:tc>
        <w:tc>
          <w:tcPr>
            <w:tcW w:w="2425" w:type="dxa"/>
          </w:tcPr>
          <w:p w14:paraId="7655FC8D" w14:textId="77777777" w:rsidR="00E3550E" w:rsidRDefault="00E3550E" w:rsidP="00C8020D">
            <w:pPr>
              <w:ind w:firstLineChars="50" w:firstLine="90"/>
              <w:jc w:val="center"/>
              <w:rPr>
                <w:sz w:val="18"/>
              </w:rPr>
            </w:pPr>
            <w:r>
              <w:rPr>
                <w:rFonts w:hint="eastAsia"/>
                <w:sz w:val="18"/>
              </w:rPr>
              <w:t>修改时间</w:t>
            </w:r>
          </w:p>
        </w:tc>
      </w:tr>
    </w:tbl>
    <w:p w14:paraId="6CB0A61B" w14:textId="77777777" w:rsidR="00E3550E" w:rsidRDefault="00E3550E" w:rsidP="00E3550E">
      <w:pPr>
        <w:spacing w:line="288" w:lineRule="auto"/>
        <w:rPr>
          <w:sz w:val="24"/>
        </w:rPr>
      </w:pPr>
    </w:p>
    <w:p w14:paraId="4FE14841" w14:textId="77777777" w:rsidR="00E3550E" w:rsidRDefault="00E3550E" w:rsidP="00E3550E">
      <w:pPr>
        <w:spacing w:line="288" w:lineRule="auto"/>
        <w:ind w:firstLine="420"/>
        <w:rPr>
          <w:sz w:val="24"/>
        </w:rPr>
      </w:pPr>
      <w:r>
        <w:rPr>
          <w:sz w:val="24"/>
        </w:rPr>
        <w:t>6</w:t>
      </w:r>
      <w:r>
        <w:rPr>
          <w:rFonts w:hint="eastAsia"/>
          <w:sz w:val="24"/>
        </w:rPr>
        <w:t>、推荐信息表</w:t>
      </w:r>
    </w:p>
    <w:p w14:paraId="109DB591" w14:textId="77777777" w:rsidR="00E3550E" w:rsidRDefault="00E3550E" w:rsidP="00E3550E">
      <w:pPr>
        <w:spacing w:line="288" w:lineRule="auto"/>
        <w:ind w:firstLine="420"/>
        <w:rPr>
          <w:sz w:val="24"/>
        </w:rPr>
      </w:pPr>
      <w:r>
        <w:rPr>
          <w:rFonts w:hint="eastAsia"/>
          <w:sz w:val="24"/>
        </w:rPr>
        <w:t>推荐信息表主要包括用户</w:t>
      </w:r>
      <w:r>
        <w:rPr>
          <w:rFonts w:hint="eastAsia"/>
          <w:sz w:val="24"/>
        </w:rPr>
        <w:t>ID</w:t>
      </w:r>
      <w:r>
        <w:rPr>
          <w:rFonts w:hint="eastAsia"/>
          <w:sz w:val="24"/>
        </w:rPr>
        <w:t>、推荐门店</w:t>
      </w:r>
      <w:r>
        <w:rPr>
          <w:rFonts w:hint="eastAsia"/>
          <w:sz w:val="24"/>
        </w:rPr>
        <w:t>ID</w:t>
      </w:r>
      <w:r>
        <w:rPr>
          <w:rFonts w:hint="eastAsia"/>
          <w:sz w:val="24"/>
        </w:rPr>
        <w:t>列表字段信息。此表主要记录为登录用户推荐门店的相关信息，详见表</w:t>
      </w:r>
      <w:r>
        <w:rPr>
          <w:rFonts w:hint="eastAsia"/>
          <w:sz w:val="24"/>
        </w:rPr>
        <w:t>4</w:t>
      </w:r>
      <w:r>
        <w:rPr>
          <w:sz w:val="24"/>
        </w:rPr>
        <w:t>-6</w:t>
      </w:r>
      <w:r>
        <w:rPr>
          <w:rFonts w:hint="eastAsia"/>
          <w:sz w:val="24"/>
        </w:rPr>
        <w:t>。</w:t>
      </w:r>
    </w:p>
    <w:p w14:paraId="0D4B27E3" w14:textId="77777777" w:rsidR="00E3550E" w:rsidRDefault="00E3550E" w:rsidP="00E3550E">
      <w:pPr>
        <w:spacing w:beforeLines="100" w:before="312" w:line="288" w:lineRule="auto"/>
        <w:jc w:val="center"/>
        <w:rPr>
          <w:sz w:val="24"/>
        </w:rPr>
      </w:pPr>
      <w:r>
        <w:rPr>
          <w:rFonts w:eastAsia="黑体" w:hint="eastAsia"/>
          <w:color w:val="000000"/>
          <w:szCs w:val="21"/>
        </w:rPr>
        <w:t>表</w:t>
      </w:r>
      <w:r>
        <w:rPr>
          <w:rFonts w:eastAsia="黑体" w:hint="eastAsia"/>
          <w:color w:val="000000"/>
          <w:szCs w:val="21"/>
        </w:rPr>
        <w:t>4-</w:t>
      </w:r>
      <w:r>
        <w:rPr>
          <w:rFonts w:eastAsia="黑体"/>
          <w:color w:val="000000"/>
          <w:szCs w:val="21"/>
        </w:rPr>
        <w:t>6</w:t>
      </w:r>
      <w:r>
        <w:rPr>
          <w:rFonts w:eastAsia="黑体" w:hint="eastAsia"/>
          <w:color w:val="000000"/>
          <w:szCs w:val="21"/>
        </w:rPr>
        <w:t xml:space="preserve"> </w:t>
      </w:r>
      <w:r>
        <w:rPr>
          <w:rFonts w:eastAsia="黑体" w:hint="eastAsia"/>
          <w:color w:val="000000"/>
          <w:szCs w:val="21"/>
        </w:rPr>
        <w:t>推荐信息表字段介绍</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1986"/>
        <w:gridCol w:w="1578"/>
        <w:gridCol w:w="745"/>
        <w:gridCol w:w="1060"/>
        <w:gridCol w:w="711"/>
        <w:gridCol w:w="2425"/>
      </w:tblGrid>
      <w:tr w:rsidR="00E3550E" w14:paraId="0983DF45" w14:textId="77777777" w:rsidTr="00C8020D">
        <w:trPr>
          <w:jc w:val="center"/>
        </w:trPr>
        <w:tc>
          <w:tcPr>
            <w:tcW w:w="1986" w:type="dxa"/>
          </w:tcPr>
          <w:p w14:paraId="1745E963" w14:textId="77777777" w:rsidR="00E3550E" w:rsidRDefault="00E3550E" w:rsidP="00C8020D">
            <w:pPr>
              <w:ind w:firstLineChars="50" w:firstLine="90"/>
              <w:jc w:val="center"/>
              <w:rPr>
                <w:sz w:val="18"/>
              </w:rPr>
            </w:pPr>
            <w:r>
              <w:rPr>
                <w:rFonts w:hint="eastAsia"/>
                <w:sz w:val="18"/>
              </w:rPr>
              <w:t>字段名</w:t>
            </w:r>
          </w:p>
        </w:tc>
        <w:tc>
          <w:tcPr>
            <w:tcW w:w="1578" w:type="dxa"/>
          </w:tcPr>
          <w:p w14:paraId="70173E19" w14:textId="77777777" w:rsidR="00E3550E" w:rsidRDefault="00E3550E" w:rsidP="00C8020D">
            <w:pPr>
              <w:ind w:firstLineChars="50" w:firstLine="90"/>
              <w:jc w:val="center"/>
              <w:rPr>
                <w:sz w:val="18"/>
              </w:rPr>
            </w:pPr>
            <w:r>
              <w:rPr>
                <w:rFonts w:hint="eastAsia"/>
                <w:sz w:val="18"/>
              </w:rPr>
              <w:t>数据类型</w:t>
            </w:r>
          </w:p>
        </w:tc>
        <w:tc>
          <w:tcPr>
            <w:tcW w:w="745" w:type="dxa"/>
          </w:tcPr>
          <w:p w14:paraId="46B63BB2" w14:textId="77777777" w:rsidR="00E3550E" w:rsidRDefault="00E3550E" w:rsidP="00C8020D">
            <w:pPr>
              <w:ind w:firstLineChars="50" w:firstLine="90"/>
              <w:jc w:val="center"/>
              <w:rPr>
                <w:sz w:val="18"/>
              </w:rPr>
            </w:pPr>
            <w:r>
              <w:rPr>
                <w:rFonts w:hint="eastAsia"/>
                <w:sz w:val="18"/>
              </w:rPr>
              <w:t>长度</w:t>
            </w:r>
          </w:p>
        </w:tc>
        <w:tc>
          <w:tcPr>
            <w:tcW w:w="1060" w:type="dxa"/>
          </w:tcPr>
          <w:p w14:paraId="581CE3D2" w14:textId="77777777" w:rsidR="00E3550E" w:rsidRDefault="00E3550E" w:rsidP="00C8020D">
            <w:pPr>
              <w:ind w:firstLineChars="50" w:firstLine="90"/>
              <w:jc w:val="center"/>
              <w:rPr>
                <w:sz w:val="18"/>
              </w:rPr>
            </w:pPr>
            <w:r>
              <w:rPr>
                <w:rFonts w:hint="eastAsia"/>
                <w:sz w:val="18"/>
              </w:rPr>
              <w:t>允许空</w:t>
            </w:r>
          </w:p>
        </w:tc>
        <w:tc>
          <w:tcPr>
            <w:tcW w:w="711" w:type="dxa"/>
          </w:tcPr>
          <w:p w14:paraId="675CC60E" w14:textId="77777777" w:rsidR="00E3550E" w:rsidRDefault="00E3550E" w:rsidP="00C8020D">
            <w:pPr>
              <w:ind w:firstLineChars="50" w:firstLine="90"/>
              <w:jc w:val="center"/>
              <w:rPr>
                <w:sz w:val="18"/>
              </w:rPr>
            </w:pPr>
            <w:r>
              <w:rPr>
                <w:rFonts w:hint="eastAsia"/>
                <w:sz w:val="18"/>
              </w:rPr>
              <w:t>主键</w:t>
            </w:r>
          </w:p>
        </w:tc>
        <w:tc>
          <w:tcPr>
            <w:tcW w:w="2425" w:type="dxa"/>
          </w:tcPr>
          <w:p w14:paraId="6D26EDF6" w14:textId="77777777" w:rsidR="00E3550E" w:rsidRDefault="00E3550E" w:rsidP="00C8020D">
            <w:pPr>
              <w:ind w:firstLineChars="50" w:firstLine="90"/>
              <w:jc w:val="center"/>
              <w:rPr>
                <w:sz w:val="18"/>
              </w:rPr>
            </w:pPr>
            <w:r>
              <w:rPr>
                <w:rFonts w:hint="eastAsia"/>
                <w:sz w:val="18"/>
              </w:rPr>
              <w:t>说明</w:t>
            </w:r>
          </w:p>
        </w:tc>
      </w:tr>
      <w:tr w:rsidR="00E3550E" w14:paraId="55CF624C" w14:textId="77777777" w:rsidTr="00C8020D">
        <w:trPr>
          <w:jc w:val="center"/>
        </w:trPr>
        <w:tc>
          <w:tcPr>
            <w:tcW w:w="1986" w:type="dxa"/>
          </w:tcPr>
          <w:p w14:paraId="231918EF" w14:textId="77777777" w:rsidR="00E3550E" w:rsidRDefault="00E3550E" w:rsidP="00C8020D">
            <w:pPr>
              <w:ind w:firstLineChars="50" w:firstLine="90"/>
              <w:jc w:val="center"/>
              <w:rPr>
                <w:sz w:val="18"/>
              </w:rPr>
            </w:pPr>
            <w:r>
              <w:rPr>
                <w:rFonts w:hint="eastAsia"/>
                <w:sz w:val="18"/>
              </w:rPr>
              <w:t>id</w:t>
            </w:r>
          </w:p>
        </w:tc>
        <w:tc>
          <w:tcPr>
            <w:tcW w:w="1578" w:type="dxa"/>
          </w:tcPr>
          <w:p w14:paraId="14DE4B83" w14:textId="77777777" w:rsidR="00E3550E" w:rsidRDefault="00E3550E" w:rsidP="00C8020D">
            <w:pPr>
              <w:ind w:firstLineChars="50" w:firstLine="90"/>
              <w:jc w:val="center"/>
              <w:rPr>
                <w:sz w:val="18"/>
              </w:rPr>
            </w:pPr>
            <w:r>
              <w:rPr>
                <w:rFonts w:hint="eastAsia"/>
                <w:sz w:val="18"/>
              </w:rPr>
              <w:t>INT</w:t>
            </w:r>
          </w:p>
        </w:tc>
        <w:tc>
          <w:tcPr>
            <w:tcW w:w="745" w:type="dxa"/>
          </w:tcPr>
          <w:p w14:paraId="2F03AD65" w14:textId="77777777" w:rsidR="00E3550E" w:rsidRDefault="00E3550E" w:rsidP="00C8020D">
            <w:pPr>
              <w:ind w:firstLineChars="50" w:firstLine="90"/>
              <w:jc w:val="center"/>
              <w:rPr>
                <w:sz w:val="18"/>
              </w:rPr>
            </w:pPr>
            <w:r>
              <w:rPr>
                <w:sz w:val="18"/>
              </w:rPr>
              <w:t>11</w:t>
            </w:r>
          </w:p>
        </w:tc>
        <w:tc>
          <w:tcPr>
            <w:tcW w:w="1060" w:type="dxa"/>
          </w:tcPr>
          <w:p w14:paraId="3B1FB623" w14:textId="77777777" w:rsidR="00E3550E" w:rsidRDefault="00E3550E" w:rsidP="00C8020D">
            <w:pPr>
              <w:ind w:firstLineChars="50" w:firstLine="90"/>
              <w:jc w:val="center"/>
              <w:rPr>
                <w:sz w:val="18"/>
              </w:rPr>
            </w:pPr>
            <w:r>
              <w:rPr>
                <w:rFonts w:hint="eastAsia"/>
                <w:sz w:val="18"/>
              </w:rPr>
              <w:t>否</w:t>
            </w:r>
          </w:p>
        </w:tc>
        <w:tc>
          <w:tcPr>
            <w:tcW w:w="711" w:type="dxa"/>
          </w:tcPr>
          <w:p w14:paraId="4A9B2A44" w14:textId="77777777" w:rsidR="00E3550E" w:rsidRDefault="00E3550E" w:rsidP="00C8020D">
            <w:pPr>
              <w:ind w:firstLineChars="50" w:firstLine="90"/>
              <w:jc w:val="center"/>
              <w:rPr>
                <w:sz w:val="18"/>
              </w:rPr>
            </w:pPr>
            <w:r>
              <w:rPr>
                <w:rFonts w:hint="eastAsia"/>
                <w:sz w:val="18"/>
              </w:rPr>
              <w:t>是</w:t>
            </w:r>
          </w:p>
        </w:tc>
        <w:tc>
          <w:tcPr>
            <w:tcW w:w="2425" w:type="dxa"/>
          </w:tcPr>
          <w:p w14:paraId="3DB14C78" w14:textId="77777777" w:rsidR="00E3550E" w:rsidRDefault="00E3550E" w:rsidP="00C8020D">
            <w:pPr>
              <w:ind w:firstLineChars="50" w:firstLine="90"/>
              <w:jc w:val="center"/>
              <w:rPr>
                <w:sz w:val="18"/>
              </w:rPr>
            </w:pPr>
            <w:r>
              <w:rPr>
                <w:rFonts w:hint="eastAsia"/>
                <w:sz w:val="18"/>
              </w:rPr>
              <w:t>登录用户</w:t>
            </w:r>
            <w:r>
              <w:rPr>
                <w:rFonts w:hint="eastAsia"/>
                <w:sz w:val="18"/>
              </w:rPr>
              <w:t>I</w:t>
            </w:r>
            <w:r>
              <w:rPr>
                <w:sz w:val="18"/>
              </w:rPr>
              <w:t>D</w:t>
            </w:r>
          </w:p>
        </w:tc>
      </w:tr>
      <w:tr w:rsidR="00E3550E" w14:paraId="2C174A0C" w14:textId="77777777" w:rsidTr="00C8020D">
        <w:trPr>
          <w:jc w:val="center"/>
        </w:trPr>
        <w:tc>
          <w:tcPr>
            <w:tcW w:w="1986" w:type="dxa"/>
          </w:tcPr>
          <w:p w14:paraId="0FFADB20" w14:textId="77777777" w:rsidR="00E3550E" w:rsidRDefault="00E3550E" w:rsidP="00C8020D">
            <w:pPr>
              <w:ind w:firstLineChars="50" w:firstLine="90"/>
              <w:jc w:val="center"/>
              <w:rPr>
                <w:sz w:val="18"/>
              </w:rPr>
            </w:pPr>
            <w:r>
              <w:rPr>
                <w:rFonts w:hint="eastAsia"/>
                <w:sz w:val="18"/>
              </w:rPr>
              <w:t>recommend</w:t>
            </w:r>
          </w:p>
        </w:tc>
        <w:tc>
          <w:tcPr>
            <w:tcW w:w="1578" w:type="dxa"/>
          </w:tcPr>
          <w:p w14:paraId="25B5021D" w14:textId="77777777" w:rsidR="00E3550E" w:rsidRDefault="00E3550E" w:rsidP="00C8020D">
            <w:pPr>
              <w:ind w:firstLineChars="50" w:firstLine="90"/>
              <w:jc w:val="center"/>
              <w:rPr>
                <w:sz w:val="18"/>
              </w:rPr>
            </w:pPr>
            <w:r>
              <w:rPr>
                <w:sz w:val="18"/>
              </w:rPr>
              <w:t>VARCHAR</w:t>
            </w:r>
          </w:p>
        </w:tc>
        <w:tc>
          <w:tcPr>
            <w:tcW w:w="745" w:type="dxa"/>
          </w:tcPr>
          <w:p w14:paraId="2C1EE1D0" w14:textId="77777777" w:rsidR="00E3550E" w:rsidRDefault="00E3550E" w:rsidP="00C8020D">
            <w:pPr>
              <w:ind w:firstLineChars="50" w:firstLine="90"/>
              <w:jc w:val="center"/>
              <w:rPr>
                <w:sz w:val="18"/>
              </w:rPr>
            </w:pPr>
            <w:r>
              <w:rPr>
                <w:rFonts w:hint="eastAsia"/>
                <w:sz w:val="18"/>
              </w:rPr>
              <w:t>1000</w:t>
            </w:r>
          </w:p>
        </w:tc>
        <w:tc>
          <w:tcPr>
            <w:tcW w:w="1060" w:type="dxa"/>
          </w:tcPr>
          <w:p w14:paraId="37C9A2C8" w14:textId="77777777" w:rsidR="00E3550E" w:rsidRDefault="00E3550E" w:rsidP="00C8020D">
            <w:pPr>
              <w:ind w:firstLineChars="50" w:firstLine="90"/>
              <w:jc w:val="center"/>
              <w:rPr>
                <w:sz w:val="18"/>
              </w:rPr>
            </w:pPr>
            <w:r>
              <w:rPr>
                <w:rFonts w:hint="eastAsia"/>
                <w:sz w:val="18"/>
              </w:rPr>
              <w:t>否</w:t>
            </w:r>
          </w:p>
        </w:tc>
        <w:tc>
          <w:tcPr>
            <w:tcW w:w="711" w:type="dxa"/>
          </w:tcPr>
          <w:p w14:paraId="4D76B1AA" w14:textId="77777777" w:rsidR="00E3550E" w:rsidRDefault="00E3550E" w:rsidP="00C8020D">
            <w:pPr>
              <w:ind w:firstLineChars="50" w:firstLine="90"/>
              <w:jc w:val="center"/>
              <w:rPr>
                <w:sz w:val="18"/>
              </w:rPr>
            </w:pPr>
            <w:r>
              <w:rPr>
                <w:rFonts w:hint="eastAsia"/>
                <w:sz w:val="18"/>
              </w:rPr>
              <w:t>否</w:t>
            </w:r>
          </w:p>
        </w:tc>
        <w:tc>
          <w:tcPr>
            <w:tcW w:w="2425" w:type="dxa"/>
          </w:tcPr>
          <w:p w14:paraId="5D8AACE2" w14:textId="77777777" w:rsidR="00E3550E" w:rsidRDefault="00E3550E" w:rsidP="00C8020D">
            <w:pPr>
              <w:ind w:firstLineChars="50" w:firstLine="90"/>
              <w:jc w:val="center"/>
              <w:rPr>
                <w:sz w:val="18"/>
              </w:rPr>
            </w:pPr>
            <w:r>
              <w:rPr>
                <w:rFonts w:hint="eastAsia"/>
                <w:sz w:val="18"/>
              </w:rPr>
              <w:t>推荐门店列表</w:t>
            </w:r>
          </w:p>
        </w:tc>
      </w:tr>
    </w:tbl>
    <w:p w14:paraId="14807013" w14:textId="77777777" w:rsidR="00E3550E" w:rsidRDefault="00E3550E" w:rsidP="00E3550E">
      <w:pPr>
        <w:keepNext/>
        <w:keepLines/>
        <w:spacing w:beforeLines="100" w:before="312" w:afterLines="100" w:after="312" w:line="288" w:lineRule="auto"/>
        <w:outlineLvl w:val="1"/>
        <w:rPr>
          <w:rFonts w:eastAsia="黑体"/>
          <w:bCs/>
          <w:color w:val="000000"/>
          <w:kern w:val="0"/>
          <w:sz w:val="30"/>
          <w:szCs w:val="30"/>
        </w:rPr>
      </w:pPr>
      <w:r>
        <w:rPr>
          <w:rFonts w:hint="eastAsia"/>
          <w:sz w:val="24"/>
        </w:rPr>
        <w:t xml:space="preserve"> </w:t>
      </w:r>
      <w:bookmarkStart w:id="118" w:name="_Toc101728943"/>
      <w:r>
        <w:rPr>
          <w:rFonts w:eastAsia="黑体"/>
          <w:bCs/>
          <w:color w:val="000000"/>
          <w:kern w:val="0"/>
          <w:sz w:val="30"/>
          <w:szCs w:val="30"/>
        </w:rPr>
        <w:t>4</w:t>
      </w:r>
      <w:r>
        <w:rPr>
          <w:rFonts w:eastAsia="黑体" w:hint="eastAsia"/>
          <w:bCs/>
          <w:color w:val="000000"/>
          <w:kern w:val="0"/>
          <w:sz w:val="30"/>
          <w:szCs w:val="30"/>
        </w:rPr>
        <w:t>.</w:t>
      </w:r>
      <w:r>
        <w:rPr>
          <w:rFonts w:eastAsia="黑体"/>
          <w:bCs/>
          <w:color w:val="000000"/>
          <w:kern w:val="0"/>
          <w:sz w:val="30"/>
          <w:szCs w:val="30"/>
        </w:rPr>
        <w:t>3</w:t>
      </w:r>
      <w:r>
        <w:rPr>
          <w:rFonts w:eastAsia="黑体" w:hint="eastAsia"/>
          <w:bCs/>
          <w:color w:val="000000"/>
          <w:kern w:val="0"/>
          <w:sz w:val="30"/>
          <w:szCs w:val="30"/>
        </w:rPr>
        <w:t xml:space="preserve"> </w:t>
      </w:r>
      <w:r>
        <w:rPr>
          <w:rFonts w:eastAsia="黑体" w:hint="eastAsia"/>
          <w:bCs/>
          <w:color w:val="000000"/>
          <w:kern w:val="0"/>
          <w:sz w:val="30"/>
          <w:szCs w:val="30"/>
        </w:rPr>
        <w:t>本章小结</w:t>
      </w:r>
      <w:bookmarkEnd w:id="118"/>
    </w:p>
    <w:p w14:paraId="1E5847D8" w14:textId="77777777" w:rsidR="00E3550E" w:rsidRDefault="00E3550E" w:rsidP="00E3550E">
      <w:pPr>
        <w:adjustRightInd w:val="0"/>
        <w:snapToGrid w:val="0"/>
        <w:spacing w:line="288" w:lineRule="auto"/>
        <w:ind w:firstLineChars="200" w:firstLine="480"/>
        <w:rPr>
          <w:color w:val="FF0000"/>
          <w:sz w:val="24"/>
        </w:rPr>
      </w:pPr>
      <w:r>
        <w:rPr>
          <w:sz w:val="24"/>
        </w:rPr>
        <w:t> </w:t>
      </w:r>
      <w:r>
        <w:rPr>
          <w:rFonts w:hint="eastAsia"/>
          <w:sz w:val="24"/>
        </w:rPr>
        <w:t>本章主要通过系统功能模块图、</w:t>
      </w:r>
      <w:r>
        <w:rPr>
          <w:rFonts w:hint="eastAsia"/>
          <w:sz w:val="24"/>
        </w:rPr>
        <w:t>E-</w:t>
      </w:r>
      <w:r>
        <w:rPr>
          <w:sz w:val="24"/>
        </w:rPr>
        <w:t>R</w:t>
      </w:r>
      <w:r>
        <w:rPr>
          <w:rFonts w:hint="eastAsia"/>
          <w:sz w:val="24"/>
        </w:rPr>
        <w:t>图等介绍了门店搜索推荐系统的功能模块设计，以及各个模块的主要功能，本系统主要包括用户模块、搜索模块、推荐模块、后台管理模块四个模块。对系统进行数据库的设计，列出了主要的数据信息表，以便清晰的展示系统面向的主要实体。</w:t>
      </w:r>
    </w:p>
    <w:p w14:paraId="3BC8F320" w14:textId="77777777" w:rsidR="00E3550E" w:rsidRDefault="00E3550E" w:rsidP="00E3550E">
      <w:pPr>
        <w:pStyle w:val="1"/>
        <w:adjustRightInd w:val="0"/>
        <w:snapToGrid w:val="0"/>
        <w:spacing w:beforeLines="200" w:before="624" w:afterLines="200" w:after="624" w:line="288" w:lineRule="auto"/>
        <w:jc w:val="center"/>
        <w:rPr>
          <w:rFonts w:eastAsia="黑体"/>
          <w:bCs w:val="0"/>
          <w:color w:val="000000"/>
          <w:kern w:val="2"/>
          <w:sz w:val="36"/>
          <w:szCs w:val="36"/>
        </w:rPr>
      </w:pPr>
      <w:r>
        <w:rPr>
          <w:rFonts w:eastAsia="黑体"/>
          <w:b w:val="0"/>
          <w:color w:val="000000"/>
          <w:sz w:val="36"/>
          <w:szCs w:val="36"/>
        </w:rPr>
        <w:br w:type="page"/>
      </w:r>
      <w:bookmarkStart w:id="119" w:name="_Toc485586699"/>
      <w:bookmarkStart w:id="120" w:name="_Toc101728944"/>
      <w:r>
        <w:rPr>
          <w:rFonts w:eastAsia="黑体" w:hint="eastAsia"/>
          <w:b w:val="0"/>
          <w:color w:val="000000"/>
          <w:sz w:val="36"/>
          <w:szCs w:val="36"/>
        </w:rPr>
        <w:lastRenderedPageBreak/>
        <w:t>第</w:t>
      </w:r>
      <w:r>
        <w:rPr>
          <w:rFonts w:eastAsia="黑体"/>
          <w:b w:val="0"/>
          <w:color w:val="000000"/>
          <w:sz w:val="36"/>
          <w:szCs w:val="36"/>
        </w:rPr>
        <w:t>5</w:t>
      </w:r>
      <w:r>
        <w:rPr>
          <w:rFonts w:eastAsia="黑体" w:hint="eastAsia"/>
          <w:b w:val="0"/>
          <w:color w:val="000000"/>
          <w:sz w:val="36"/>
          <w:szCs w:val="36"/>
        </w:rPr>
        <w:t>章</w:t>
      </w:r>
      <w:r>
        <w:rPr>
          <w:rFonts w:eastAsia="黑体"/>
          <w:b w:val="0"/>
          <w:color w:val="000000"/>
          <w:sz w:val="36"/>
          <w:szCs w:val="36"/>
        </w:rPr>
        <w:t xml:space="preserve"> </w:t>
      </w:r>
      <w:r>
        <w:rPr>
          <w:rFonts w:eastAsia="黑体" w:hint="eastAsia"/>
          <w:b w:val="0"/>
          <w:color w:val="000000"/>
          <w:sz w:val="36"/>
          <w:szCs w:val="36"/>
        </w:rPr>
        <w:t>系统的详细设计与实现</w:t>
      </w:r>
      <w:bookmarkEnd w:id="119"/>
      <w:bookmarkEnd w:id="120"/>
    </w:p>
    <w:p w14:paraId="2723DB4F" w14:textId="77777777" w:rsidR="00E3550E" w:rsidRDefault="00E3550E" w:rsidP="00E3550E">
      <w:pPr>
        <w:pStyle w:val="2"/>
        <w:spacing w:beforeLines="100" w:before="312" w:afterLines="100" w:after="312" w:line="288" w:lineRule="auto"/>
        <w:rPr>
          <w:rFonts w:ascii="Times New Roman" w:hAnsi="Times New Roman"/>
          <w:b w:val="0"/>
          <w:color w:val="000000"/>
          <w:sz w:val="30"/>
          <w:szCs w:val="30"/>
        </w:rPr>
      </w:pPr>
      <w:bookmarkStart w:id="121" w:name="_Toc484871666"/>
      <w:bookmarkStart w:id="122" w:name="_Toc484872551"/>
      <w:bookmarkStart w:id="123" w:name="_Toc485325358"/>
      <w:bookmarkStart w:id="124" w:name="_Toc485586700"/>
      <w:bookmarkStart w:id="125" w:name="_Toc101728945"/>
      <w:r>
        <w:rPr>
          <w:rFonts w:ascii="Times New Roman" w:hAnsi="Times New Roman" w:hint="eastAsia"/>
          <w:b w:val="0"/>
          <w:color w:val="000000"/>
          <w:sz w:val="30"/>
          <w:szCs w:val="30"/>
        </w:rPr>
        <w:t xml:space="preserve">5.1 </w:t>
      </w:r>
      <w:r>
        <w:rPr>
          <w:rFonts w:ascii="Times New Roman" w:hAnsi="Times New Roman" w:hint="eastAsia"/>
          <w:b w:val="0"/>
          <w:color w:val="000000"/>
          <w:sz w:val="30"/>
          <w:szCs w:val="30"/>
        </w:rPr>
        <w:t>用户模块</w:t>
      </w:r>
      <w:bookmarkEnd w:id="121"/>
      <w:bookmarkEnd w:id="122"/>
      <w:r>
        <w:rPr>
          <w:rFonts w:ascii="Times New Roman" w:hAnsi="Times New Roman" w:hint="eastAsia"/>
          <w:b w:val="0"/>
          <w:color w:val="000000"/>
          <w:sz w:val="30"/>
          <w:szCs w:val="30"/>
        </w:rPr>
        <w:t>的详细设计与实现</w:t>
      </w:r>
      <w:bookmarkEnd w:id="123"/>
      <w:bookmarkEnd w:id="124"/>
      <w:bookmarkEnd w:id="125"/>
    </w:p>
    <w:p w14:paraId="25A12085" w14:textId="77777777" w:rsidR="00E3550E" w:rsidRDefault="00E3550E" w:rsidP="00E3550E">
      <w:pPr>
        <w:spacing w:line="288" w:lineRule="auto"/>
        <w:ind w:firstLineChars="200" w:firstLine="480"/>
        <w:rPr>
          <w:sz w:val="24"/>
          <w:szCs w:val="22"/>
        </w:rPr>
      </w:pPr>
      <w:r>
        <w:rPr>
          <w:rFonts w:hint="eastAsia"/>
          <w:sz w:val="24"/>
          <w:szCs w:val="22"/>
        </w:rPr>
        <w:t>用户模块</w:t>
      </w:r>
      <w:r>
        <w:rPr>
          <w:rFonts w:hint="eastAsia"/>
          <w:sz w:val="24"/>
        </w:rPr>
        <w:t>主要包括用户登录和注销、用户注册、查看系统首页等功能。在完成用户模块的搭建之前先封装通用的异常处理机制，以便后续统一调用。</w:t>
      </w:r>
    </w:p>
    <w:p w14:paraId="31695859" w14:textId="77777777" w:rsidR="00E3550E" w:rsidRDefault="00E3550E" w:rsidP="00E3550E">
      <w:pPr>
        <w:pStyle w:val="3"/>
        <w:numPr>
          <w:ilvl w:val="2"/>
          <w:numId w:val="1"/>
        </w:numPr>
        <w:spacing w:beforeLines="100" w:before="312" w:after="0" w:line="288" w:lineRule="auto"/>
        <w:rPr>
          <w:rFonts w:eastAsia="黑体"/>
          <w:b w:val="0"/>
          <w:color w:val="000000"/>
          <w:sz w:val="28"/>
          <w:szCs w:val="28"/>
        </w:rPr>
      </w:pPr>
      <w:bookmarkStart w:id="126" w:name="_Toc101728946"/>
      <w:bookmarkStart w:id="127" w:name="_Toc484871667"/>
      <w:bookmarkStart w:id="128" w:name="_Toc484871923"/>
      <w:r>
        <w:rPr>
          <w:rFonts w:eastAsia="黑体" w:hint="eastAsia"/>
          <w:b w:val="0"/>
          <w:color w:val="000000"/>
          <w:sz w:val="28"/>
          <w:szCs w:val="28"/>
        </w:rPr>
        <w:t>5.1.1</w:t>
      </w:r>
      <w:r>
        <w:rPr>
          <w:rFonts w:eastAsia="黑体" w:hint="eastAsia"/>
          <w:b w:val="0"/>
          <w:color w:val="000000"/>
          <w:sz w:val="28"/>
          <w:szCs w:val="28"/>
        </w:rPr>
        <w:t>通用的异常处理机制</w:t>
      </w:r>
      <w:bookmarkEnd w:id="126"/>
    </w:p>
    <w:p w14:paraId="316F137E" w14:textId="77777777" w:rsidR="00E3550E" w:rsidRDefault="00E3550E" w:rsidP="00E3550E">
      <w:pPr>
        <w:spacing w:line="288" w:lineRule="auto"/>
        <w:ind w:firstLineChars="200" w:firstLine="480"/>
        <w:rPr>
          <w:sz w:val="24"/>
        </w:rPr>
      </w:pPr>
      <w:r>
        <w:rPr>
          <w:rFonts w:hint="eastAsia"/>
          <w:sz w:val="24"/>
        </w:rPr>
        <w:t>在完成系统的各种功能时，经常会遇到用户输入不符合规范或者各种各样的情况，此时需要一些对用户的提示信息，或是需要捕获异常，这就需要系统有完善的异常处理机制，为了方便调用，本系统定义了通用的异常处理机制。</w:t>
      </w:r>
    </w:p>
    <w:p w14:paraId="0D4B955B" w14:textId="77777777" w:rsidR="00E3550E" w:rsidRDefault="00E3550E" w:rsidP="00E3550E">
      <w:pPr>
        <w:spacing w:line="288" w:lineRule="auto"/>
        <w:ind w:firstLineChars="200" w:firstLine="480"/>
        <w:rPr>
          <w:sz w:val="24"/>
        </w:rPr>
      </w:pPr>
      <w:r>
        <w:rPr>
          <w:rFonts w:hint="eastAsia"/>
          <w:sz w:val="24"/>
        </w:rPr>
        <w:t>定义</w:t>
      </w:r>
      <w:r>
        <w:rPr>
          <w:rFonts w:hint="eastAsia"/>
          <w:sz w:val="24"/>
        </w:rPr>
        <w:t>status</w:t>
      </w:r>
      <w:r>
        <w:rPr>
          <w:rFonts w:hint="eastAsia"/>
          <w:sz w:val="24"/>
        </w:rPr>
        <w:t>和</w:t>
      </w:r>
      <w:r>
        <w:rPr>
          <w:rFonts w:hint="eastAsia"/>
          <w:sz w:val="24"/>
        </w:rPr>
        <w:t>data</w:t>
      </w:r>
      <w:r>
        <w:rPr>
          <w:rFonts w:hint="eastAsia"/>
          <w:sz w:val="24"/>
        </w:rPr>
        <w:t>属性，若</w:t>
      </w:r>
      <w:r>
        <w:rPr>
          <w:rFonts w:hint="eastAsia"/>
          <w:sz w:val="24"/>
        </w:rPr>
        <w:t>status</w:t>
      </w:r>
      <w:r>
        <w:rPr>
          <w:rFonts w:hint="eastAsia"/>
          <w:sz w:val="24"/>
        </w:rPr>
        <w:t>为</w:t>
      </w:r>
      <w:r>
        <w:rPr>
          <w:rFonts w:hint="eastAsia"/>
          <w:sz w:val="24"/>
        </w:rPr>
        <w:t>success</w:t>
      </w:r>
      <w:r>
        <w:rPr>
          <w:rFonts w:hint="eastAsia"/>
          <w:sz w:val="24"/>
        </w:rPr>
        <w:t>，则返回对应的</w:t>
      </w:r>
      <w:r>
        <w:rPr>
          <w:rFonts w:hint="eastAsia"/>
          <w:sz w:val="24"/>
        </w:rPr>
        <w:t>json</w:t>
      </w:r>
      <w:r>
        <w:rPr>
          <w:rFonts w:hint="eastAsia"/>
          <w:sz w:val="24"/>
        </w:rPr>
        <w:t>数据，若</w:t>
      </w:r>
      <w:r>
        <w:rPr>
          <w:rFonts w:hint="eastAsia"/>
          <w:sz w:val="24"/>
        </w:rPr>
        <w:t>status</w:t>
      </w:r>
      <w:r>
        <w:rPr>
          <w:rFonts w:hint="eastAsia"/>
          <w:sz w:val="24"/>
        </w:rPr>
        <w:t>为</w:t>
      </w:r>
      <w:r>
        <w:rPr>
          <w:rFonts w:hint="eastAsia"/>
          <w:sz w:val="24"/>
        </w:rPr>
        <w:t>fail</w:t>
      </w:r>
      <w:r>
        <w:rPr>
          <w:rFonts w:hint="eastAsia"/>
          <w:sz w:val="24"/>
        </w:rPr>
        <w:t>，则返回定义的通用的错误码对应的格式、提示信息等。在</w:t>
      </w:r>
      <w:r>
        <w:rPr>
          <w:rFonts w:hint="eastAsia"/>
          <w:sz w:val="24"/>
        </w:rPr>
        <w:t>CommonRes</w:t>
      </w:r>
      <w:r>
        <w:rPr>
          <w:rFonts w:hint="eastAsia"/>
          <w:sz w:val="24"/>
        </w:rPr>
        <w:t>中定义一个通用的创建返回对象的方法，即在</w:t>
      </w:r>
      <w:r>
        <w:rPr>
          <w:rFonts w:hint="eastAsia"/>
          <w:sz w:val="24"/>
        </w:rPr>
        <w:t>Controller</w:t>
      </w:r>
      <w:r>
        <w:rPr>
          <w:rFonts w:hint="eastAsia"/>
          <w:sz w:val="24"/>
        </w:rPr>
        <w:t>层中最后返回结果集调用此方法。遇到异常情况即显示提示信息</w:t>
      </w:r>
      <w:bookmarkEnd w:id="127"/>
      <w:bookmarkEnd w:id="128"/>
      <w:r>
        <w:rPr>
          <w:rFonts w:hint="eastAsia"/>
          <w:sz w:val="24"/>
        </w:rPr>
        <w:t>，需要定义通用的错误处理</w:t>
      </w:r>
      <w:r>
        <w:rPr>
          <w:rFonts w:hint="eastAsia"/>
          <w:sz w:val="24"/>
        </w:rPr>
        <w:t>CommonError</w:t>
      </w:r>
      <w:r>
        <w:rPr>
          <w:rFonts w:hint="eastAsia"/>
          <w:sz w:val="24"/>
        </w:rPr>
        <w:t>，在其中定义错误码和错误描述属性，定义一个枚举类型</w:t>
      </w:r>
      <w:r>
        <w:rPr>
          <w:rFonts w:hint="eastAsia"/>
          <w:sz w:val="24"/>
        </w:rPr>
        <w:t>EmBusinessError</w:t>
      </w:r>
      <w:r>
        <w:rPr>
          <w:rFonts w:hint="eastAsia"/>
          <w:sz w:val="24"/>
        </w:rPr>
        <w:t>，在其中存放自定义的一些错误码。定义通用的捕获异常的类</w:t>
      </w:r>
      <w:r>
        <w:rPr>
          <w:rFonts w:hint="eastAsia"/>
          <w:sz w:val="24"/>
        </w:rPr>
        <w:t>BusinessException</w:t>
      </w:r>
      <w:r>
        <w:rPr>
          <w:rFonts w:hint="eastAsia"/>
          <w:sz w:val="24"/>
        </w:rPr>
        <w:t>继承</w:t>
      </w:r>
      <w:r>
        <w:rPr>
          <w:rFonts w:hint="eastAsia"/>
          <w:sz w:val="24"/>
        </w:rPr>
        <w:t>Exception</w:t>
      </w:r>
      <w:r>
        <w:rPr>
          <w:rFonts w:hint="eastAsia"/>
          <w:sz w:val="24"/>
        </w:rPr>
        <w:t>，这样节约了</w:t>
      </w:r>
      <w:r>
        <w:rPr>
          <w:rFonts w:hint="eastAsia"/>
          <w:sz w:val="24"/>
        </w:rPr>
        <w:t>Controller</w:t>
      </w:r>
      <w:r>
        <w:rPr>
          <w:rFonts w:hint="eastAsia"/>
          <w:sz w:val="24"/>
        </w:rPr>
        <w:t>中的代码冗余，只需要</w:t>
      </w:r>
      <w:r>
        <w:rPr>
          <w:rFonts w:hint="eastAsia"/>
          <w:sz w:val="24"/>
        </w:rPr>
        <w:t>throw</w:t>
      </w:r>
      <w:r>
        <w:rPr>
          <w:rFonts w:hint="eastAsia"/>
          <w:sz w:val="24"/>
        </w:rPr>
        <w:t>抛出异常即可。定义</w:t>
      </w:r>
      <w:r>
        <w:rPr>
          <w:rFonts w:hint="eastAsia"/>
          <w:sz w:val="24"/>
        </w:rPr>
        <w:t>GlobalExceptionHandler</w:t>
      </w:r>
      <w:r>
        <w:rPr>
          <w:rFonts w:hint="eastAsia"/>
          <w:sz w:val="24"/>
        </w:rPr>
        <w:t>类，添加</w:t>
      </w:r>
      <w:r>
        <w:rPr>
          <w:sz w:val="24"/>
        </w:rPr>
        <w:t>@ControllerAdvice</w:t>
      </w:r>
      <w:r>
        <w:rPr>
          <w:sz w:val="24"/>
        </w:rPr>
        <w:t>令所有</w:t>
      </w:r>
      <w:r>
        <w:rPr>
          <w:sz w:val="24"/>
        </w:rPr>
        <w:t>Controller</w:t>
      </w:r>
      <w:r>
        <w:rPr>
          <w:sz w:val="24"/>
        </w:rPr>
        <w:t>都被其包含</w:t>
      </w:r>
      <w:r>
        <w:rPr>
          <w:rFonts w:hint="eastAsia"/>
          <w:sz w:val="24"/>
        </w:rPr>
        <w:t>，</w:t>
      </w:r>
      <w:r>
        <w:rPr>
          <w:sz w:val="24"/>
        </w:rPr>
        <w:t>定义</w:t>
      </w:r>
      <w:r>
        <w:rPr>
          <w:sz w:val="24"/>
        </w:rPr>
        <w:t>doError</w:t>
      </w:r>
      <w:r>
        <w:rPr>
          <w:sz w:val="24"/>
        </w:rPr>
        <w:t>方法</w:t>
      </w:r>
      <w:r>
        <w:rPr>
          <w:rFonts w:hint="eastAsia"/>
          <w:sz w:val="24"/>
        </w:rPr>
        <w:t>，当</w:t>
      </w:r>
      <w:r>
        <w:rPr>
          <w:rFonts w:hint="eastAsia"/>
          <w:sz w:val="24"/>
        </w:rPr>
        <w:t>Controller</w:t>
      </w:r>
      <w:r>
        <w:rPr>
          <w:rFonts w:hint="eastAsia"/>
          <w:sz w:val="24"/>
        </w:rPr>
        <w:t>抛出的异常被应用程序捕获后被最上层的异常捕获，会被这个方法拦截，并返回</w:t>
      </w:r>
      <w:r>
        <w:rPr>
          <w:rFonts w:hint="eastAsia"/>
          <w:sz w:val="24"/>
        </w:rPr>
        <w:t>CommonRes</w:t>
      </w:r>
      <w:r>
        <w:rPr>
          <w:rFonts w:hint="eastAsia"/>
          <w:sz w:val="24"/>
        </w:rPr>
        <w:t>。异常处理流程图如</w:t>
      </w:r>
      <w:r>
        <w:rPr>
          <w:rFonts w:hint="eastAsia"/>
          <w:sz w:val="24"/>
        </w:rPr>
        <w:t>5-1</w:t>
      </w:r>
      <w:r>
        <w:rPr>
          <w:rFonts w:hint="eastAsia"/>
          <w:sz w:val="24"/>
        </w:rPr>
        <w:t>所示。</w:t>
      </w:r>
    </w:p>
    <w:p w14:paraId="27AD6999" w14:textId="1801DA5C" w:rsidR="00E3550E" w:rsidRDefault="00E3550E" w:rsidP="00E3550E">
      <w:pPr>
        <w:spacing w:line="288" w:lineRule="auto"/>
        <w:ind w:firstLineChars="200" w:firstLine="420"/>
        <w:jc w:val="center"/>
      </w:pPr>
      <w:r>
        <w:rPr>
          <w:noProof/>
        </w:rPr>
        <w:drawing>
          <wp:inline distT="0" distB="0" distL="0" distR="0" wp14:anchorId="59EC6F38" wp14:editId="7C45ACC4">
            <wp:extent cx="3943350" cy="25577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3350" cy="2557780"/>
                    </a:xfrm>
                    <a:prstGeom prst="rect">
                      <a:avLst/>
                    </a:prstGeom>
                    <a:noFill/>
                    <a:ln>
                      <a:noFill/>
                    </a:ln>
                  </pic:spPr>
                </pic:pic>
              </a:graphicData>
            </a:graphic>
          </wp:inline>
        </w:drawing>
      </w:r>
    </w:p>
    <w:p w14:paraId="42B8EC7F" w14:textId="77777777" w:rsidR="00E3550E" w:rsidRDefault="00E3550E" w:rsidP="00E3550E">
      <w:pPr>
        <w:spacing w:afterLines="100" w:after="312" w:line="288" w:lineRule="auto"/>
        <w:jc w:val="center"/>
        <w:rPr>
          <w:rFonts w:eastAsia="黑体"/>
          <w:color w:val="000000"/>
          <w:szCs w:val="21"/>
        </w:rPr>
      </w:pPr>
      <w:r>
        <w:rPr>
          <w:rFonts w:eastAsia="黑体" w:hint="eastAsia"/>
          <w:color w:val="000000"/>
          <w:szCs w:val="21"/>
        </w:rPr>
        <w:t>图</w:t>
      </w:r>
      <w:r>
        <w:rPr>
          <w:rFonts w:eastAsia="黑体"/>
          <w:color w:val="000000"/>
          <w:szCs w:val="21"/>
        </w:rPr>
        <w:t>5</w:t>
      </w:r>
      <w:r>
        <w:rPr>
          <w:rFonts w:eastAsia="黑体" w:hint="eastAsia"/>
          <w:color w:val="000000"/>
          <w:szCs w:val="21"/>
        </w:rPr>
        <w:t xml:space="preserve">-1 </w:t>
      </w:r>
      <w:r>
        <w:rPr>
          <w:rFonts w:eastAsia="黑体" w:hint="eastAsia"/>
          <w:color w:val="000000"/>
          <w:szCs w:val="21"/>
        </w:rPr>
        <w:t>异常处理流程图</w:t>
      </w:r>
    </w:p>
    <w:p w14:paraId="4B559CC7" w14:textId="77777777" w:rsidR="00E3550E" w:rsidRDefault="00E3550E" w:rsidP="00E3550E">
      <w:pPr>
        <w:pStyle w:val="3"/>
        <w:tabs>
          <w:tab w:val="left" w:pos="0"/>
        </w:tabs>
        <w:spacing w:beforeLines="100" w:before="312" w:after="0" w:line="288" w:lineRule="auto"/>
        <w:rPr>
          <w:rFonts w:eastAsia="黑体"/>
          <w:b w:val="0"/>
          <w:color w:val="000000"/>
          <w:sz w:val="28"/>
          <w:szCs w:val="28"/>
        </w:rPr>
      </w:pPr>
      <w:bookmarkStart w:id="129" w:name="_Toc484871668"/>
      <w:bookmarkStart w:id="130" w:name="_Toc484871924"/>
      <w:bookmarkStart w:id="131" w:name="_Toc101728947"/>
      <w:r>
        <w:rPr>
          <w:rFonts w:eastAsia="黑体" w:hint="eastAsia"/>
          <w:b w:val="0"/>
          <w:color w:val="000000"/>
          <w:sz w:val="28"/>
          <w:szCs w:val="28"/>
        </w:rPr>
        <w:lastRenderedPageBreak/>
        <w:t xml:space="preserve">5.1.2 </w:t>
      </w:r>
      <w:r>
        <w:rPr>
          <w:rFonts w:eastAsia="黑体" w:hint="eastAsia"/>
          <w:b w:val="0"/>
          <w:color w:val="000000"/>
          <w:sz w:val="28"/>
          <w:szCs w:val="28"/>
        </w:rPr>
        <w:t>用户注册功能</w:t>
      </w:r>
      <w:bookmarkEnd w:id="129"/>
      <w:bookmarkEnd w:id="130"/>
      <w:bookmarkEnd w:id="131"/>
    </w:p>
    <w:p w14:paraId="2E6C5390" w14:textId="77777777" w:rsidR="00E3550E" w:rsidRDefault="00E3550E" w:rsidP="00E3550E">
      <w:pPr>
        <w:spacing w:line="288" w:lineRule="auto"/>
        <w:ind w:firstLineChars="200" w:firstLine="480"/>
        <w:rPr>
          <w:sz w:val="24"/>
        </w:rPr>
      </w:pPr>
      <w:bookmarkStart w:id="132" w:name="_Toc484871669"/>
      <w:bookmarkStart w:id="133" w:name="_Toc484871925"/>
      <w:r>
        <w:rPr>
          <w:rFonts w:hint="eastAsia"/>
          <w:sz w:val="24"/>
        </w:rPr>
        <w:t>对于用户注册，在</w:t>
      </w:r>
      <w:r>
        <w:rPr>
          <w:rFonts w:hint="eastAsia"/>
          <w:sz w:val="24"/>
        </w:rPr>
        <w:t>Service</w:t>
      </w:r>
      <w:r>
        <w:rPr>
          <w:rFonts w:hint="eastAsia"/>
          <w:sz w:val="24"/>
        </w:rPr>
        <w:t>层的</w:t>
      </w:r>
      <w:r>
        <w:rPr>
          <w:rFonts w:hint="eastAsia"/>
          <w:sz w:val="24"/>
        </w:rPr>
        <w:t>UserServiceImpl</w:t>
      </w:r>
      <w:r>
        <w:rPr>
          <w:rFonts w:hint="eastAsia"/>
          <w:sz w:val="24"/>
        </w:rPr>
        <w:t>中的</w:t>
      </w:r>
      <w:r>
        <w:rPr>
          <w:rFonts w:hint="eastAsia"/>
          <w:sz w:val="24"/>
        </w:rPr>
        <w:t>register</w:t>
      </w:r>
      <w:r>
        <w:rPr>
          <w:rFonts w:hint="eastAsia"/>
          <w:sz w:val="24"/>
        </w:rPr>
        <w:t>方法添加</w:t>
      </w:r>
      <w:r>
        <w:rPr>
          <w:rFonts w:hint="eastAsia"/>
          <w:sz w:val="24"/>
        </w:rPr>
        <w:t>@Transactonal</w:t>
      </w:r>
      <w:r>
        <w:rPr>
          <w:rFonts w:hint="eastAsia"/>
          <w:sz w:val="24"/>
        </w:rPr>
        <w:t>标签，表示当前所有操作在一个事务中进行，保证事务的完整性和用户模型的闭环性。由于将</w:t>
      </w:r>
      <w:r>
        <w:rPr>
          <w:rFonts w:hint="eastAsia"/>
          <w:sz w:val="24"/>
        </w:rPr>
        <w:t>telphone</w:t>
      </w:r>
      <w:r>
        <w:rPr>
          <w:rFonts w:hint="eastAsia"/>
          <w:sz w:val="24"/>
        </w:rPr>
        <w:t>字段设置了一个</w:t>
      </w:r>
      <w:r>
        <w:rPr>
          <w:rFonts w:hint="eastAsia"/>
          <w:sz w:val="24"/>
        </w:rPr>
        <w:t>unique_index</w:t>
      </w:r>
      <w:r>
        <w:rPr>
          <w:rFonts w:hint="eastAsia"/>
          <w:sz w:val="24"/>
        </w:rPr>
        <w:t>唯一索引，需要抛出异常，当数据库发生主键或唯一键冲突时捕获异常，并提示用户。出于为用户的安全性考虑，为用户密码设置</w:t>
      </w:r>
      <w:r>
        <w:rPr>
          <w:rFonts w:hint="eastAsia"/>
          <w:sz w:val="24"/>
        </w:rPr>
        <w:t>MD5</w:t>
      </w:r>
      <w:r>
        <w:rPr>
          <w:rFonts w:hint="eastAsia"/>
          <w:sz w:val="24"/>
        </w:rPr>
        <w:t>加密的形式，在</w:t>
      </w:r>
      <w:r>
        <w:rPr>
          <w:rFonts w:hint="eastAsia"/>
          <w:sz w:val="24"/>
        </w:rPr>
        <w:t>encodeByMd5</w:t>
      </w:r>
      <w:r>
        <w:rPr>
          <w:rFonts w:hint="eastAsia"/>
          <w:sz w:val="24"/>
        </w:rPr>
        <w:t>方法中，</w:t>
      </w:r>
      <w:r>
        <w:rPr>
          <w:rFonts w:hint="eastAsia"/>
          <w:sz w:val="24"/>
        </w:rPr>
        <w:t>get</w:t>
      </w:r>
      <w:r>
        <w:rPr>
          <w:rFonts w:hint="eastAsia"/>
          <w:sz w:val="24"/>
        </w:rPr>
        <w:t>到</w:t>
      </w:r>
      <w:r>
        <w:rPr>
          <w:rFonts w:hint="eastAsia"/>
          <w:sz w:val="24"/>
        </w:rPr>
        <w:t>MD5</w:t>
      </w:r>
      <w:r>
        <w:rPr>
          <w:rFonts w:hint="eastAsia"/>
          <w:sz w:val="24"/>
        </w:rPr>
        <w:t>算法的因子，声明</w:t>
      </w:r>
      <w:r>
        <w:rPr>
          <w:sz w:val="24"/>
        </w:rPr>
        <w:t>BASE64Encoder</w:t>
      </w:r>
      <w:r>
        <w:rPr>
          <w:sz w:val="24"/>
        </w:rPr>
        <w:t>对象</w:t>
      </w:r>
      <w:r>
        <w:rPr>
          <w:rFonts w:hint="eastAsia"/>
          <w:sz w:val="24"/>
        </w:rPr>
        <w:t>，</w:t>
      </w:r>
      <w:r>
        <w:rPr>
          <w:sz w:val="24"/>
        </w:rPr>
        <w:t>直接通过</w:t>
      </w:r>
      <w:r>
        <w:rPr>
          <w:sz w:val="24"/>
        </w:rPr>
        <w:t>encode</w:t>
      </w:r>
      <w:r>
        <w:rPr>
          <w:sz w:val="24"/>
        </w:rPr>
        <w:t>方法进行加密</w:t>
      </w:r>
      <w:r>
        <w:rPr>
          <w:rFonts w:hint="eastAsia"/>
          <w:sz w:val="24"/>
        </w:rPr>
        <w:t>，并且需要在注册前用密文密码替换掉明文的密码，同样在验证时也需要将明文密码转换为加密格式与数据库中对比。定义</w:t>
      </w:r>
      <w:r>
        <w:rPr>
          <w:rFonts w:hint="eastAsia"/>
          <w:sz w:val="24"/>
        </w:rPr>
        <w:t>RegisterReq</w:t>
      </w:r>
      <w:r>
        <w:rPr>
          <w:rFonts w:hint="eastAsia"/>
          <w:sz w:val="24"/>
        </w:rPr>
        <w:t>在其中对电话、密码、性别等字段进行非空校验，并在</w:t>
      </w:r>
      <w:r>
        <w:rPr>
          <w:rFonts w:hint="eastAsia"/>
          <w:sz w:val="24"/>
        </w:rPr>
        <w:t>Controller</w:t>
      </w:r>
      <w:r>
        <w:rPr>
          <w:rFonts w:hint="eastAsia"/>
          <w:sz w:val="24"/>
        </w:rPr>
        <w:t>层完成与前端界面的交互。用户注册界面如图</w:t>
      </w:r>
      <w:r>
        <w:rPr>
          <w:rFonts w:hint="eastAsia"/>
          <w:sz w:val="24"/>
        </w:rPr>
        <w:t>5-2</w:t>
      </w:r>
      <w:r>
        <w:rPr>
          <w:rFonts w:hint="eastAsia"/>
          <w:sz w:val="24"/>
        </w:rPr>
        <w:t>所示，加密的</w:t>
      </w:r>
      <w:r>
        <w:rPr>
          <w:sz w:val="24"/>
        </w:rPr>
        <w:t>关键代码如下</w:t>
      </w:r>
      <w:r>
        <w:rPr>
          <w:rFonts w:hint="eastAsia"/>
          <w:sz w:val="24"/>
        </w:rPr>
        <w:t>：</w:t>
      </w:r>
    </w:p>
    <w:p w14:paraId="0CCE89EA" w14:textId="77777777" w:rsidR="00E3550E" w:rsidRDefault="00E3550E" w:rsidP="00E3550E">
      <w:pPr>
        <w:spacing w:line="288" w:lineRule="auto"/>
        <w:ind w:firstLineChars="200" w:firstLine="480"/>
        <w:rPr>
          <w:sz w:val="24"/>
        </w:rPr>
      </w:pPr>
      <w:r>
        <w:rPr>
          <w:sz w:val="24"/>
        </w:rPr>
        <w:t>MessageDigest messageDigest = MessageDigest.getInstance("MD5");</w:t>
      </w:r>
    </w:p>
    <w:p w14:paraId="6A8D9E3D" w14:textId="77777777" w:rsidR="00E3550E" w:rsidRDefault="00E3550E" w:rsidP="00E3550E">
      <w:pPr>
        <w:spacing w:line="288" w:lineRule="auto"/>
        <w:ind w:firstLineChars="200" w:firstLine="480"/>
        <w:rPr>
          <w:sz w:val="24"/>
        </w:rPr>
      </w:pPr>
      <w:r>
        <w:rPr>
          <w:sz w:val="24"/>
        </w:rPr>
        <w:t>BASE64Encoder base64Encoder = new BASE64Encoder();</w:t>
      </w:r>
    </w:p>
    <w:p w14:paraId="55FC67E5" w14:textId="77777777" w:rsidR="00E3550E" w:rsidRDefault="00E3550E" w:rsidP="00E3550E">
      <w:pPr>
        <w:spacing w:line="288" w:lineRule="auto"/>
        <w:ind w:firstLineChars="200" w:firstLine="480"/>
        <w:rPr>
          <w:sz w:val="24"/>
        </w:rPr>
      </w:pPr>
      <w:r>
        <w:rPr>
          <w:sz w:val="24"/>
        </w:rPr>
        <w:t>return base64Encoder.encode(messageDigest.digest(str.getBytes("utf-8")));</w:t>
      </w:r>
    </w:p>
    <w:p w14:paraId="4F2A9EF2" w14:textId="77777777" w:rsidR="00E3550E" w:rsidRDefault="00E3550E" w:rsidP="00E3550E">
      <w:pPr>
        <w:spacing w:line="288" w:lineRule="auto"/>
        <w:ind w:firstLineChars="200" w:firstLine="480"/>
        <w:rPr>
          <w:sz w:val="24"/>
        </w:rPr>
      </w:pPr>
    </w:p>
    <w:p w14:paraId="31209331" w14:textId="1E034F10" w:rsidR="00E3550E" w:rsidRDefault="00E3550E" w:rsidP="00E3550E">
      <w:pPr>
        <w:spacing w:line="288" w:lineRule="auto"/>
        <w:ind w:firstLine="420"/>
        <w:jc w:val="center"/>
        <w:rPr>
          <w:sz w:val="24"/>
        </w:rPr>
      </w:pPr>
      <w:r>
        <w:rPr>
          <w:noProof/>
        </w:rPr>
        <w:drawing>
          <wp:inline distT="0" distB="0" distL="0" distR="0" wp14:anchorId="5E739BE5" wp14:editId="6C1C8ABC">
            <wp:extent cx="2247900" cy="35007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7900" cy="3500755"/>
                    </a:xfrm>
                    <a:prstGeom prst="rect">
                      <a:avLst/>
                    </a:prstGeom>
                    <a:noFill/>
                    <a:ln>
                      <a:noFill/>
                    </a:ln>
                  </pic:spPr>
                </pic:pic>
              </a:graphicData>
            </a:graphic>
          </wp:inline>
        </w:drawing>
      </w:r>
      <w:r>
        <w:rPr>
          <w:sz w:val="24"/>
        </w:rPr>
        <w:t xml:space="preserve">  </w:t>
      </w:r>
    </w:p>
    <w:p w14:paraId="49BB7A25" w14:textId="77777777" w:rsidR="00E3550E" w:rsidRDefault="00E3550E" w:rsidP="00E3550E">
      <w:pPr>
        <w:spacing w:afterLines="100" w:after="312" w:line="288" w:lineRule="auto"/>
        <w:jc w:val="center"/>
        <w:rPr>
          <w:sz w:val="24"/>
        </w:rPr>
      </w:pPr>
      <w:r>
        <w:rPr>
          <w:rFonts w:eastAsia="黑体" w:hint="eastAsia"/>
          <w:color w:val="000000"/>
          <w:szCs w:val="21"/>
        </w:rPr>
        <w:t>图</w:t>
      </w:r>
      <w:r>
        <w:rPr>
          <w:rFonts w:eastAsia="黑体" w:hint="eastAsia"/>
          <w:color w:val="000000"/>
          <w:szCs w:val="21"/>
        </w:rPr>
        <w:t>5</w:t>
      </w:r>
      <w:r>
        <w:rPr>
          <w:rFonts w:eastAsia="黑体"/>
          <w:color w:val="000000"/>
          <w:szCs w:val="21"/>
        </w:rPr>
        <w:t>-</w:t>
      </w:r>
      <w:r>
        <w:rPr>
          <w:rFonts w:eastAsia="黑体" w:hint="eastAsia"/>
          <w:color w:val="000000"/>
          <w:szCs w:val="21"/>
        </w:rPr>
        <w:t>2</w:t>
      </w:r>
      <w:r>
        <w:rPr>
          <w:rFonts w:eastAsia="黑体"/>
          <w:color w:val="000000"/>
          <w:szCs w:val="21"/>
        </w:rPr>
        <w:t xml:space="preserve"> </w:t>
      </w:r>
      <w:r>
        <w:rPr>
          <w:rFonts w:eastAsia="黑体"/>
          <w:color w:val="000000"/>
          <w:szCs w:val="21"/>
        </w:rPr>
        <w:t>用户</w:t>
      </w:r>
      <w:r>
        <w:rPr>
          <w:rFonts w:eastAsia="黑体" w:hint="eastAsia"/>
          <w:color w:val="000000"/>
          <w:szCs w:val="21"/>
        </w:rPr>
        <w:t>注册界面图</w:t>
      </w:r>
      <w:r>
        <w:rPr>
          <w:rFonts w:eastAsia="黑体" w:hint="eastAsia"/>
          <w:color w:val="000000"/>
          <w:szCs w:val="21"/>
        </w:rPr>
        <w:t xml:space="preserve">                 </w:t>
      </w:r>
      <w:r>
        <w:rPr>
          <w:rFonts w:eastAsia="黑体"/>
          <w:color w:val="000000"/>
          <w:szCs w:val="21"/>
        </w:rPr>
        <w:t xml:space="preserve"> </w:t>
      </w:r>
    </w:p>
    <w:p w14:paraId="3849B1E3" w14:textId="77777777" w:rsidR="00E3550E" w:rsidRDefault="00E3550E" w:rsidP="00E3550E">
      <w:pPr>
        <w:pStyle w:val="3"/>
        <w:tabs>
          <w:tab w:val="left" w:pos="0"/>
        </w:tabs>
        <w:spacing w:beforeLines="100" w:before="312" w:after="0" w:line="288" w:lineRule="auto"/>
        <w:rPr>
          <w:rFonts w:eastAsia="黑体"/>
          <w:b w:val="0"/>
          <w:color w:val="000000"/>
          <w:sz w:val="28"/>
          <w:szCs w:val="28"/>
        </w:rPr>
      </w:pPr>
      <w:bookmarkStart w:id="134" w:name="_Toc101728948"/>
      <w:r>
        <w:rPr>
          <w:rFonts w:eastAsia="黑体" w:hint="eastAsia"/>
          <w:b w:val="0"/>
          <w:color w:val="000000"/>
          <w:sz w:val="28"/>
          <w:szCs w:val="28"/>
        </w:rPr>
        <w:t xml:space="preserve">5.1.3 </w:t>
      </w:r>
      <w:r>
        <w:rPr>
          <w:rFonts w:eastAsia="黑体" w:hint="eastAsia"/>
          <w:b w:val="0"/>
          <w:color w:val="000000"/>
          <w:sz w:val="28"/>
          <w:szCs w:val="28"/>
        </w:rPr>
        <w:t>用户登录功能</w:t>
      </w:r>
      <w:bookmarkEnd w:id="132"/>
      <w:bookmarkEnd w:id="133"/>
      <w:bookmarkEnd w:id="134"/>
    </w:p>
    <w:p w14:paraId="7E3A2023" w14:textId="77777777" w:rsidR="00E3550E" w:rsidRDefault="00E3550E" w:rsidP="00E3550E">
      <w:pPr>
        <w:spacing w:line="288" w:lineRule="auto"/>
        <w:ind w:firstLineChars="200" w:firstLine="480"/>
        <w:rPr>
          <w:sz w:val="24"/>
        </w:rPr>
      </w:pPr>
      <w:r>
        <w:rPr>
          <w:rFonts w:hint="eastAsia"/>
          <w:sz w:val="24"/>
        </w:rPr>
        <w:t>对于用户登录实际上和用户注册相似，在</w:t>
      </w:r>
      <w:r>
        <w:rPr>
          <w:rFonts w:hint="eastAsia"/>
          <w:sz w:val="24"/>
        </w:rPr>
        <w:t>UserServiceImpl</w:t>
      </w:r>
      <w:r>
        <w:rPr>
          <w:rFonts w:hint="eastAsia"/>
          <w:sz w:val="24"/>
        </w:rPr>
        <w:t>中通过</w:t>
      </w:r>
      <w:r>
        <w:rPr>
          <w:rFonts w:hint="eastAsia"/>
          <w:sz w:val="24"/>
        </w:rPr>
        <w:t>telphone</w:t>
      </w:r>
      <w:r>
        <w:rPr>
          <w:rFonts w:hint="eastAsia"/>
          <w:sz w:val="24"/>
        </w:rPr>
        <w:t>电话和</w:t>
      </w:r>
      <w:r>
        <w:rPr>
          <w:rFonts w:hint="eastAsia"/>
          <w:sz w:val="24"/>
        </w:rPr>
        <w:t>password</w:t>
      </w:r>
      <w:r>
        <w:rPr>
          <w:rFonts w:hint="eastAsia"/>
          <w:sz w:val="24"/>
        </w:rPr>
        <w:t>密码查找用户，将密码的</w:t>
      </w:r>
      <w:r>
        <w:rPr>
          <w:rFonts w:hint="eastAsia"/>
          <w:sz w:val="24"/>
        </w:rPr>
        <w:t>MD5</w:t>
      </w:r>
      <w:r>
        <w:rPr>
          <w:rFonts w:hint="eastAsia"/>
          <w:sz w:val="24"/>
        </w:rPr>
        <w:t>加密格式转义，并抛出异常，当用户</w:t>
      </w:r>
      <w:r>
        <w:rPr>
          <w:rFonts w:hint="eastAsia"/>
          <w:sz w:val="24"/>
        </w:rPr>
        <w:lastRenderedPageBreak/>
        <w:t>输入错误会显示提示信息。</w:t>
      </w:r>
      <w:r>
        <w:rPr>
          <w:rFonts w:hint="eastAsia"/>
          <w:sz w:val="24"/>
        </w:rPr>
        <w:t>Controller</w:t>
      </w:r>
      <w:r>
        <w:rPr>
          <w:rFonts w:hint="eastAsia"/>
          <w:sz w:val="24"/>
        </w:rPr>
        <w:t>层与前端页面进行交互，与注册不同的是登录需要使用</w:t>
      </w:r>
      <w:r>
        <w:rPr>
          <w:rFonts w:hint="eastAsia"/>
          <w:sz w:val="24"/>
        </w:rPr>
        <w:t>HttpSession</w:t>
      </w:r>
      <w:r>
        <w:rPr>
          <w:rFonts w:hint="eastAsia"/>
          <w:sz w:val="24"/>
        </w:rPr>
        <w:t>，当用户登录成功就放入</w:t>
      </w:r>
      <w:r>
        <w:rPr>
          <w:rFonts w:hint="eastAsia"/>
          <w:sz w:val="24"/>
        </w:rPr>
        <w:t>Session</w:t>
      </w:r>
      <w:r>
        <w:rPr>
          <w:rFonts w:hint="eastAsia"/>
          <w:sz w:val="24"/>
        </w:rPr>
        <w:t>内，定义常量</w:t>
      </w:r>
      <w:r>
        <w:rPr>
          <w:rFonts w:hint="eastAsia"/>
          <w:sz w:val="24"/>
        </w:rPr>
        <w:t>CURRENT_USER_SESSION</w:t>
      </w:r>
      <w:r>
        <w:rPr>
          <w:rFonts w:hint="eastAsia"/>
          <w:sz w:val="24"/>
        </w:rPr>
        <w:t>，当用户请求成功将</w:t>
      </w:r>
      <w:r>
        <w:rPr>
          <w:rFonts w:hint="eastAsia"/>
          <w:sz w:val="24"/>
        </w:rPr>
        <w:t>UserModel</w:t>
      </w:r>
      <w:r>
        <w:rPr>
          <w:rFonts w:hint="eastAsia"/>
          <w:sz w:val="24"/>
        </w:rPr>
        <w:t>放入</w:t>
      </w:r>
      <w:r>
        <w:rPr>
          <w:rFonts w:hint="eastAsia"/>
          <w:sz w:val="24"/>
        </w:rPr>
        <w:t>Session</w:t>
      </w:r>
      <w:r>
        <w:rPr>
          <w:rFonts w:hint="eastAsia"/>
          <w:sz w:val="24"/>
        </w:rPr>
        <w:t>内，返回通用的</w:t>
      </w:r>
      <w:r>
        <w:rPr>
          <w:rFonts w:hint="eastAsia"/>
          <w:sz w:val="24"/>
        </w:rPr>
        <w:t>CommonRes</w:t>
      </w:r>
      <w:r>
        <w:rPr>
          <w:rFonts w:hint="eastAsia"/>
          <w:sz w:val="24"/>
        </w:rPr>
        <w:t>，要求</w:t>
      </w:r>
      <w:r>
        <w:rPr>
          <w:rFonts w:hint="eastAsia"/>
          <w:sz w:val="24"/>
        </w:rPr>
        <w:t>UserModel</w:t>
      </w:r>
      <w:r>
        <w:rPr>
          <w:rFonts w:hint="eastAsia"/>
          <w:sz w:val="24"/>
        </w:rPr>
        <w:t>继承</w:t>
      </w:r>
      <w:r>
        <w:rPr>
          <w:sz w:val="24"/>
        </w:rPr>
        <w:t>Serializable</w:t>
      </w:r>
      <w:r>
        <w:rPr>
          <w:sz w:val="24"/>
        </w:rPr>
        <w:t>表示可以序列化</w:t>
      </w:r>
      <w:r>
        <w:rPr>
          <w:rFonts w:hint="eastAsia"/>
          <w:sz w:val="24"/>
        </w:rPr>
        <w:t>，</w:t>
      </w:r>
      <w:r>
        <w:rPr>
          <w:sz w:val="24"/>
        </w:rPr>
        <w:t>才可以真正意义上将</w:t>
      </w:r>
      <w:r>
        <w:rPr>
          <w:sz w:val="24"/>
        </w:rPr>
        <w:t>Session</w:t>
      </w:r>
      <w:r>
        <w:rPr>
          <w:sz w:val="24"/>
        </w:rPr>
        <w:t>序列化实例化</w:t>
      </w:r>
      <w:r>
        <w:rPr>
          <w:rFonts w:hint="eastAsia"/>
          <w:sz w:val="24"/>
        </w:rPr>
        <w:t>。</w:t>
      </w:r>
    </w:p>
    <w:p w14:paraId="16EFD448" w14:textId="77777777" w:rsidR="00E3550E" w:rsidRDefault="00E3550E" w:rsidP="00E3550E">
      <w:pPr>
        <w:spacing w:line="288" w:lineRule="auto"/>
        <w:ind w:firstLineChars="200" w:firstLine="480"/>
        <w:rPr>
          <w:sz w:val="24"/>
        </w:rPr>
      </w:pPr>
      <w:r>
        <w:rPr>
          <w:rFonts w:hint="eastAsia"/>
          <w:sz w:val="24"/>
        </w:rPr>
        <w:t>在前端的</w:t>
      </w:r>
      <w:r>
        <w:rPr>
          <w:rFonts w:hint="eastAsia"/>
          <w:sz w:val="24"/>
        </w:rPr>
        <w:t>ajax</w:t>
      </w:r>
      <w:r>
        <w:rPr>
          <w:rFonts w:hint="eastAsia"/>
          <w:sz w:val="24"/>
        </w:rPr>
        <w:t>请求中设置当用户登录成功后，首页的登录按钮即变为注销按钮，注销操作即将</w:t>
      </w:r>
      <w:r>
        <w:rPr>
          <w:rFonts w:hint="eastAsia"/>
          <w:sz w:val="24"/>
        </w:rPr>
        <w:t>Session</w:t>
      </w:r>
      <w:r>
        <w:rPr>
          <w:rFonts w:hint="eastAsia"/>
          <w:sz w:val="24"/>
        </w:rPr>
        <w:t>对象</w:t>
      </w:r>
      <w:r>
        <w:rPr>
          <w:rFonts w:hint="eastAsia"/>
          <w:sz w:val="24"/>
        </w:rPr>
        <w:t>invalidate</w:t>
      </w:r>
      <w:r>
        <w:rPr>
          <w:rFonts w:hint="eastAsia"/>
          <w:sz w:val="24"/>
        </w:rPr>
        <w:t>，返回</w:t>
      </w:r>
      <w:r>
        <w:rPr>
          <w:rFonts w:hint="eastAsia"/>
          <w:sz w:val="24"/>
        </w:rPr>
        <w:t>null</w:t>
      </w:r>
      <w:r>
        <w:rPr>
          <w:rFonts w:hint="eastAsia"/>
          <w:sz w:val="24"/>
        </w:rPr>
        <w:t>即可。登录界面如图</w:t>
      </w:r>
      <w:r>
        <w:rPr>
          <w:rFonts w:hint="eastAsia"/>
          <w:sz w:val="24"/>
        </w:rPr>
        <w:t>5-3</w:t>
      </w:r>
      <w:r>
        <w:rPr>
          <w:rFonts w:hint="eastAsia"/>
          <w:sz w:val="24"/>
        </w:rPr>
        <w:t>所示。</w:t>
      </w:r>
    </w:p>
    <w:p w14:paraId="09AF817C" w14:textId="77777777" w:rsidR="00E3550E" w:rsidRDefault="00E3550E" w:rsidP="00E3550E">
      <w:pPr>
        <w:spacing w:line="288" w:lineRule="auto"/>
        <w:rPr>
          <w:sz w:val="24"/>
        </w:rPr>
      </w:pPr>
    </w:p>
    <w:p w14:paraId="2D0735C9" w14:textId="2EC96F70" w:rsidR="00E3550E" w:rsidRDefault="00E3550E" w:rsidP="00E3550E">
      <w:pPr>
        <w:spacing w:line="288" w:lineRule="auto"/>
        <w:ind w:firstLine="420"/>
        <w:jc w:val="center"/>
        <w:rPr>
          <w:sz w:val="24"/>
        </w:rPr>
      </w:pPr>
      <w:r>
        <w:rPr>
          <w:noProof/>
        </w:rPr>
        <w:drawing>
          <wp:inline distT="0" distB="0" distL="0" distR="0" wp14:anchorId="14309741" wp14:editId="3FF4D62E">
            <wp:extent cx="2062480" cy="32099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62480" cy="3209925"/>
                    </a:xfrm>
                    <a:prstGeom prst="rect">
                      <a:avLst/>
                    </a:prstGeom>
                    <a:noFill/>
                    <a:ln>
                      <a:noFill/>
                    </a:ln>
                  </pic:spPr>
                </pic:pic>
              </a:graphicData>
            </a:graphic>
          </wp:inline>
        </w:drawing>
      </w:r>
    </w:p>
    <w:p w14:paraId="08A71B4B" w14:textId="77777777" w:rsidR="00E3550E" w:rsidRDefault="00E3550E" w:rsidP="00E3550E">
      <w:pPr>
        <w:spacing w:afterLines="100" w:after="312" w:line="288" w:lineRule="auto"/>
        <w:jc w:val="center"/>
        <w:rPr>
          <w:rFonts w:eastAsia="黑体"/>
          <w:color w:val="000000"/>
          <w:szCs w:val="21"/>
        </w:rPr>
      </w:pPr>
      <w:r>
        <w:rPr>
          <w:rFonts w:eastAsia="黑体" w:hint="eastAsia"/>
          <w:color w:val="000000"/>
          <w:szCs w:val="21"/>
        </w:rPr>
        <w:t>图</w:t>
      </w:r>
      <w:r>
        <w:rPr>
          <w:rFonts w:eastAsia="黑体" w:hint="eastAsia"/>
          <w:color w:val="000000"/>
          <w:szCs w:val="21"/>
        </w:rPr>
        <w:t>5</w:t>
      </w:r>
      <w:r>
        <w:rPr>
          <w:rFonts w:eastAsia="黑体"/>
          <w:color w:val="000000"/>
          <w:szCs w:val="21"/>
        </w:rPr>
        <w:t>-</w:t>
      </w:r>
      <w:r>
        <w:rPr>
          <w:rFonts w:eastAsia="黑体" w:hint="eastAsia"/>
          <w:color w:val="000000"/>
          <w:szCs w:val="21"/>
        </w:rPr>
        <w:t>3</w:t>
      </w:r>
      <w:r>
        <w:rPr>
          <w:rFonts w:eastAsia="黑体"/>
          <w:color w:val="000000"/>
          <w:szCs w:val="21"/>
        </w:rPr>
        <w:t xml:space="preserve"> </w:t>
      </w:r>
      <w:r>
        <w:rPr>
          <w:rFonts w:eastAsia="黑体"/>
          <w:color w:val="000000"/>
          <w:szCs w:val="21"/>
        </w:rPr>
        <w:t>用户</w:t>
      </w:r>
      <w:r>
        <w:rPr>
          <w:rFonts w:eastAsia="黑体" w:hint="eastAsia"/>
          <w:color w:val="000000"/>
          <w:szCs w:val="21"/>
        </w:rPr>
        <w:t>登录界面图</w:t>
      </w:r>
    </w:p>
    <w:p w14:paraId="0DCEB35D" w14:textId="77777777" w:rsidR="00E3550E" w:rsidRDefault="00E3550E" w:rsidP="00E3550E">
      <w:pPr>
        <w:pStyle w:val="2"/>
        <w:spacing w:beforeLines="100" w:before="312" w:afterLines="100" w:after="312" w:line="288" w:lineRule="auto"/>
        <w:rPr>
          <w:rFonts w:ascii="Times New Roman" w:hAnsi="Times New Roman"/>
          <w:b w:val="0"/>
          <w:color w:val="000000"/>
          <w:sz w:val="30"/>
          <w:szCs w:val="30"/>
        </w:rPr>
      </w:pPr>
      <w:bookmarkStart w:id="135" w:name="_Toc101728949"/>
      <w:r>
        <w:rPr>
          <w:rFonts w:ascii="Times New Roman" w:hAnsi="Times New Roman" w:hint="eastAsia"/>
          <w:b w:val="0"/>
          <w:color w:val="000000"/>
          <w:sz w:val="30"/>
          <w:szCs w:val="30"/>
        </w:rPr>
        <w:t>5.2 ELK</w:t>
      </w:r>
      <w:r>
        <w:rPr>
          <w:rFonts w:ascii="Times New Roman" w:hAnsi="Times New Roman" w:hint="eastAsia"/>
          <w:b w:val="0"/>
          <w:color w:val="000000"/>
          <w:sz w:val="30"/>
          <w:szCs w:val="30"/>
        </w:rPr>
        <w:t>机制同步数据的详细设计与实现</w:t>
      </w:r>
      <w:bookmarkEnd w:id="135"/>
    </w:p>
    <w:p w14:paraId="4DC3A338" w14:textId="77777777" w:rsidR="00E3550E" w:rsidRDefault="00E3550E" w:rsidP="00E3550E">
      <w:pPr>
        <w:adjustRightInd w:val="0"/>
        <w:snapToGrid w:val="0"/>
        <w:spacing w:line="288" w:lineRule="auto"/>
        <w:ind w:firstLineChars="200" w:firstLine="480"/>
        <w:rPr>
          <w:color w:val="000000"/>
          <w:kern w:val="0"/>
          <w:sz w:val="24"/>
        </w:rPr>
      </w:pPr>
      <w:r>
        <w:rPr>
          <w:rFonts w:hint="eastAsia"/>
          <w:color w:val="000000"/>
          <w:kern w:val="0"/>
          <w:sz w:val="24"/>
        </w:rPr>
        <w:t>由于搜索模块是使用</w:t>
      </w:r>
      <w:r>
        <w:rPr>
          <w:rFonts w:hint="eastAsia"/>
          <w:color w:val="000000"/>
          <w:kern w:val="0"/>
          <w:sz w:val="24"/>
        </w:rPr>
        <w:t>ElasticSearch</w:t>
      </w:r>
      <w:r>
        <w:rPr>
          <w:rFonts w:hint="eastAsia"/>
          <w:color w:val="000000"/>
          <w:kern w:val="0"/>
          <w:sz w:val="24"/>
        </w:rPr>
        <w:t>全文搜索引擎工具支撑，需要将</w:t>
      </w:r>
      <w:r>
        <w:rPr>
          <w:rFonts w:hint="eastAsia"/>
          <w:color w:val="000000"/>
          <w:kern w:val="0"/>
          <w:sz w:val="24"/>
        </w:rPr>
        <w:t>MySQL</w:t>
      </w:r>
      <w:r>
        <w:rPr>
          <w:rFonts w:hint="eastAsia"/>
          <w:color w:val="000000"/>
          <w:kern w:val="0"/>
          <w:sz w:val="24"/>
        </w:rPr>
        <w:t>数据库中的数据同步到</w:t>
      </w:r>
      <w:r>
        <w:rPr>
          <w:rFonts w:hint="eastAsia"/>
          <w:color w:val="000000"/>
          <w:kern w:val="0"/>
          <w:sz w:val="24"/>
        </w:rPr>
        <w:t>ElasticSearch</w:t>
      </w:r>
      <w:r>
        <w:rPr>
          <w:rFonts w:hint="eastAsia"/>
          <w:color w:val="000000"/>
          <w:kern w:val="0"/>
          <w:sz w:val="24"/>
        </w:rPr>
        <w:t>中，才可供用户搜索使用。本系统在此处同步数据的操作是采用</w:t>
      </w:r>
      <w:r>
        <w:rPr>
          <w:rFonts w:hint="eastAsia"/>
          <w:color w:val="000000"/>
          <w:kern w:val="0"/>
          <w:sz w:val="24"/>
        </w:rPr>
        <w:t>ELK</w:t>
      </w:r>
      <w:r>
        <w:rPr>
          <w:rFonts w:hint="eastAsia"/>
          <w:color w:val="000000"/>
          <w:kern w:val="0"/>
          <w:sz w:val="24"/>
        </w:rPr>
        <w:t>的机制，即</w:t>
      </w:r>
      <w:r>
        <w:rPr>
          <w:rFonts w:hint="eastAsia"/>
          <w:color w:val="000000"/>
          <w:kern w:val="0"/>
          <w:sz w:val="24"/>
        </w:rPr>
        <w:t>ElasticSearch</w:t>
      </w:r>
      <w:r>
        <w:rPr>
          <w:rFonts w:hint="eastAsia"/>
          <w:color w:val="000000"/>
          <w:kern w:val="0"/>
          <w:sz w:val="24"/>
        </w:rPr>
        <w:t>存储数据，</w:t>
      </w:r>
      <w:r>
        <w:rPr>
          <w:rFonts w:hint="eastAsia"/>
          <w:color w:val="000000"/>
          <w:kern w:val="0"/>
          <w:sz w:val="24"/>
        </w:rPr>
        <w:t>Logstash-input-jdbc</w:t>
      </w:r>
      <w:r>
        <w:rPr>
          <w:rFonts w:hint="eastAsia"/>
          <w:color w:val="000000"/>
          <w:kern w:val="0"/>
          <w:sz w:val="24"/>
        </w:rPr>
        <w:t>同步数据，</w:t>
      </w:r>
      <w:r>
        <w:rPr>
          <w:rFonts w:hint="eastAsia"/>
          <w:color w:val="000000"/>
          <w:kern w:val="0"/>
          <w:sz w:val="24"/>
        </w:rPr>
        <w:t>Kibana</w:t>
      </w:r>
      <w:r>
        <w:rPr>
          <w:rFonts w:hint="eastAsia"/>
          <w:color w:val="000000"/>
          <w:kern w:val="0"/>
          <w:sz w:val="24"/>
        </w:rPr>
        <w:t>可视化工具监控数据。</w:t>
      </w:r>
      <w:r>
        <w:rPr>
          <w:rFonts w:hint="eastAsia"/>
          <w:color w:val="000000"/>
          <w:kern w:val="0"/>
          <w:sz w:val="24"/>
        </w:rPr>
        <w:t>Logstash</w:t>
      </w:r>
      <w:r>
        <w:rPr>
          <w:rFonts w:hint="eastAsia"/>
          <w:color w:val="000000"/>
          <w:kern w:val="0"/>
          <w:sz w:val="24"/>
        </w:rPr>
        <w:t>相当于一个管道，将</w:t>
      </w:r>
      <w:r>
        <w:rPr>
          <w:rFonts w:hint="eastAsia"/>
          <w:color w:val="000000"/>
          <w:kern w:val="0"/>
          <w:sz w:val="24"/>
        </w:rPr>
        <w:t>MySQL</w:t>
      </w:r>
      <w:r>
        <w:rPr>
          <w:rFonts w:hint="eastAsia"/>
          <w:color w:val="000000"/>
          <w:kern w:val="0"/>
          <w:sz w:val="24"/>
        </w:rPr>
        <w:t>数据库中的数据同步到</w:t>
      </w:r>
      <w:r>
        <w:rPr>
          <w:rFonts w:hint="eastAsia"/>
          <w:color w:val="000000"/>
          <w:kern w:val="0"/>
          <w:sz w:val="24"/>
        </w:rPr>
        <w:t>ElasticSearch</w:t>
      </w:r>
      <w:r>
        <w:rPr>
          <w:rFonts w:hint="eastAsia"/>
          <w:color w:val="000000"/>
          <w:kern w:val="0"/>
          <w:sz w:val="24"/>
        </w:rPr>
        <w:t>中，而这个过程，通过控制相关参数使得</w:t>
      </w:r>
      <w:r>
        <w:rPr>
          <w:rFonts w:hint="eastAsia"/>
          <w:color w:val="000000"/>
          <w:kern w:val="0"/>
          <w:sz w:val="24"/>
        </w:rPr>
        <w:t>Logstash</w:t>
      </w:r>
      <w:r>
        <w:rPr>
          <w:rFonts w:hint="eastAsia"/>
          <w:color w:val="000000"/>
          <w:kern w:val="0"/>
          <w:sz w:val="24"/>
        </w:rPr>
        <w:t>只同步支持搜索功能需要的数据，而过滤掉冗余的不需要的数据。</w:t>
      </w:r>
    </w:p>
    <w:p w14:paraId="65596A2B" w14:textId="77777777" w:rsidR="00E3550E" w:rsidRDefault="00E3550E" w:rsidP="00E3550E">
      <w:pPr>
        <w:adjustRightInd w:val="0"/>
        <w:snapToGrid w:val="0"/>
        <w:spacing w:line="288" w:lineRule="auto"/>
        <w:ind w:firstLineChars="200" w:firstLine="480"/>
        <w:rPr>
          <w:color w:val="000000"/>
          <w:kern w:val="0"/>
          <w:sz w:val="24"/>
        </w:rPr>
      </w:pPr>
      <w:r>
        <w:rPr>
          <w:rFonts w:hint="eastAsia"/>
          <w:color w:val="000000"/>
          <w:kern w:val="0"/>
          <w:sz w:val="24"/>
        </w:rPr>
        <w:t>ELK</w:t>
      </w:r>
      <w:r>
        <w:rPr>
          <w:rFonts w:hint="eastAsia"/>
          <w:color w:val="000000"/>
          <w:kern w:val="0"/>
          <w:sz w:val="24"/>
        </w:rPr>
        <w:t>机制同步数据的流程如图</w:t>
      </w:r>
      <w:r>
        <w:rPr>
          <w:rFonts w:hint="eastAsia"/>
          <w:color w:val="000000"/>
          <w:kern w:val="0"/>
          <w:sz w:val="24"/>
        </w:rPr>
        <w:t>5-4</w:t>
      </w:r>
      <w:r>
        <w:rPr>
          <w:rFonts w:hint="eastAsia"/>
          <w:color w:val="000000"/>
          <w:kern w:val="0"/>
          <w:sz w:val="24"/>
        </w:rPr>
        <w:t>所示。</w:t>
      </w:r>
    </w:p>
    <w:p w14:paraId="324AD0C2" w14:textId="77777777" w:rsidR="00E3550E" w:rsidRDefault="00E3550E" w:rsidP="00E3550E">
      <w:pPr>
        <w:adjustRightInd w:val="0"/>
        <w:snapToGrid w:val="0"/>
        <w:spacing w:line="288" w:lineRule="auto"/>
        <w:ind w:firstLineChars="200" w:firstLine="480"/>
        <w:rPr>
          <w:color w:val="000000"/>
          <w:kern w:val="0"/>
          <w:sz w:val="24"/>
        </w:rPr>
      </w:pPr>
    </w:p>
    <w:p w14:paraId="7B3773D8" w14:textId="291FC93F" w:rsidR="00E3550E" w:rsidRDefault="00E3550E" w:rsidP="00E3550E">
      <w:pPr>
        <w:spacing w:line="288" w:lineRule="auto"/>
        <w:ind w:firstLineChars="200" w:firstLine="420"/>
        <w:jc w:val="center"/>
      </w:pPr>
      <w:r w:rsidRPr="00DD2CBE">
        <w:rPr>
          <w:noProof/>
        </w:rPr>
        <w:lastRenderedPageBreak/>
        <w:drawing>
          <wp:inline distT="0" distB="0" distL="0" distR="0" wp14:anchorId="27276425" wp14:editId="7EAF60C1">
            <wp:extent cx="2771775" cy="36341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1775" cy="3634105"/>
                    </a:xfrm>
                    <a:prstGeom prst="rect">
                      <a:avLst/>
                    </a:prstGeom>
                    <a:noFill/>
                    <a:ln>
                      <a:noFill/>
                    </a:ln>
                  </pic:spPr>
                </pic:pic>
              </a:graphicData>
            </a:graphic>
          </wp:inline>
        </w:drawing>
      </w:r>
    </w:p>
    <w:p w14:paraId="19642FB7" w14:textId="77777777" w:rsidR="00E3550E" w:rsidRDefault="00E3550E" w:rsidP="00E3550E">
      <w:pPr>
        <w:spacing w:afterLines="100" w:after="312" w:line="288" w:lineRule="auto"/>
        <w:jc w:val="center"/>
        <w:rPr>
          <w:rFonts w:eastAsia="黑体"/>
          <w:color w:val="000000"/>
          <w:szCs w:val="21"/>
        </w:rPr>
      </w:pPr>
      <w:r>
        <w:rPr>
          <w:rFonts w:eastAsia="黑体" w:hint="eastAsia"/>
          <w:color w:val="000000"/>
          <w:szCs w:val="21"/>
        </w:rPr>
        <w:t>图</w:t>
      </w:r>
      <w:r>
        <w:rPr>
          <w:rFonts w:eastAsia="黑体"/>
          <w:color w:val="000000"/>
          <w:szCs w:val="21"/>
        </w:rPr>
        <w:t>5</w:t>
      </w:r>
      <w:r>
        <w:rPr>
          <w:rFonts w:eastAsia="黑体" w:hint="eastAsia"/>
          <w:color w:val="000000"/>
          <w:szCs w:val="21"/>
        </w:rPr>
        <w:t>-4 ELK</w:t>
      </w:r>
      <w:r>
        <w:rPr>
          <w:rFonts w:eastAsia="黑体" w:hint="eastAsia"/>
          <w:color w:val="000000"/>
          <w:szCs w:val="21"/>
        </w:rPr>
        <w:t>机制同步数据流程图</w:t>
      </w:r>
    </w:p>
    <w:p w14:paraId="338737E7" w14:textId="77777777" w:rsidR="00E3550E" w:rsidRDefault="00E3550E" w:rsidP="00E3550E">
      <w:pPr>
        <w:adjustRightInd w:val="0"/>
        <w:snapToGrid w:val="0"/>
        <w:spacing w:line="288" w:lineRule="auto"/>
        <w:ind w:firstLineChars="200" w:firstLine="480"/>
        <w:rPr>
          <w:color w:val="000000"/>
          <w:kern w:val="0"/>
          <w:sz w:val="24"/>
        </w:rPr>
      </w:pPr>
      <w:bookmarkStart w:id="136" w:name="_Toc484871671"/>
      <w:bookmarkStart w:id="137" w:name="_Toc484872552"/>
      <w:bookmarkStart w:id="138" w:name="_Toc485325359"/>
      <w:bookmarkStart w:id="139" w:name="_Toc485586701"/>
      <w:r>
        <w:rPr>
          <w:rFonts w:hint="eastAsia"/>
          <w:color w:val="000000"/>
          <w:kern w:val="0"/>
          <w:sz w:val="24"/>
        </w:rPr>
        <w:t>在官网下载相关的工具后，对</w:t>
      </w:r>
      <w:r>
        <w:rPr>
          <w:rFonts w:hint="eastAsia"/>
          <w:color w:val="000000"/>
          <w:kern w:val="0"/>
          <w:sz w:val="24"/>
        </w:rPr>
        <w:t>ElasticSearch</w:t>
      </w:r>
      <w:r>
        <w:rPr>
          <w:rFonts w:hint="eastAsia"/>
          <w:color w:val="000000"/>
          <w:kern w:val="0"/>
          <w:sz w:val="24"/>
        </w:rPr>
        <w:t>进行部署配置，配置</w:t>
      </w:r>
      <w:r>
        <w:rPr>
          <w:rFonts w:hint="eastAsia"/>
          <w:color w:val="000000"/>
          <w:kern w:val="0"/>
          <w:sz w:val="24"/>
        </w:rPr>
        <w:t>ElasticSearch</w:t>
      </w:r>
      <w:r>
        <w:rPr>
          <w:rFonts w:hint="eastAsia"/>
          <w:color w:val="000000"/>
          <w:kern w:val="0"/>
          <w:sz w:val="24"/>
        </w:rPr>
        <w:t>的集群名称，集群中所有的机器都需要共享此名称；结点名称，每一个结点在对应的集群中都应当有一个唯一的名字；启动</w:t>
      </w:r>
      <w:r>
        <w:rPr>
          <w:rFonts w:hint="eastAsia"/>
          <w:color w:val="000000"/>
          <w:kern w:val="0"/>
          <w:sz w:val="24"/>
        </w:rPr>
        <w:t>IP</w:t>
      </w:r>
      <w:r>
        <w:rPr>
          <w:rFonts w:hint="eastAsia"/>
          <w:color w:val="000000"/>
          <w:kern w:val="0"/>
          <w:sz w:val="24"/>
        </w:rPr>
        <w:t>，即配置集群的结点启动的</w:t>
      </w:r>
      <w:r>
        <w:rPr>
          <w:rFonts w:hint="eastAsia"/>
          <w:color w:val="000000"/>
          <w:kern w:val="0"/>
          <w:sz w:val="24"/>
        </w:rPr>
        <w:t>IP</w:t>
      </w:r>
      <w:r>
        <w:rPr>
          <w:rFonts w:hint="eastAsia"/>
          <w:color w:val="000000"/>
          <w:kern w:val="0"/>
          <w:sz w:val="24"/>
        </w:rPr>
        <w:t>地址，并使用</w:t>
      </w:r>
      <w:r>
        <w:rPr>
          <w:rFonts w:hint="eastAsia"/>
          <w:color w:val="000000"/>
          <w:kern w:val="0"/>
          <w:sz w:val="24"/>
        </w:rPr>
        <w:t>http.port</w:t>
      </w:r>
      <w:r>
        <w:rPr>
          <w:rFonts w:hint="eastAsia"/>
          <w:color w:val="000000"/>
          <w:kern w:val="0"/>
          <w:sz w:val="24"/>
        </w:rPr>
        <w:t>区分不同的结点，用来响应</w:t>
      </w:r>
      <w:r>
        <w:rPr>
          <w:rFonts w:hint="eastAsia"/>
          <w:color w:val="000000"/>
          <w:kern w:val="0"/>
          <w:sz w:val="24"/>
        </w:rPr>
        <w:t>Restful</w:t>
      </w:r>
      <w:r>
        <w:rPr>
          <w:rFonts w:hint="eastAsia"/>
          <w:color w:val="000000"/>
          <w:kern w:val="0"/>
          <w:sz w:val="24"/>
        </w:rPr>
        <w:t>请求；配置</w:t>
      </w:r>
      <w:r>
        <w:rPr>
          <w:rFonts w:hint="eastAsia"/>
          <w:color w:val="000000"/>
          <w:kern w:val="0"/>
          <w:sz w:val="24"/>
        </w:rPr>
        <w:t>transport</w:t>
      </w:r>
      <w:r>
        <w:rPr>
          <w:rFonts w:hint="eastAsia"/>
          <w:color w:val="000000"/>
          <w:kern w:val="0"/>
          <w:sz w:val="24"/>
        </w:rPr>
        <w:t>端口用来做集群间的指定通信，即结点通过对应的</w:t>
      </w:r>
      <w:r>
        <w:rPr>
          <w:rFonts w:hint="eastAsia"/>
          <w:color w:val="000000"/>
          <w:kern w:val="0"/>
          <w:sz w:val="24"/>
        </w:rPr>
        <w:t>transport</w:t>
      </w:r>
      <w:r>
        <w:rPr>
          <w:rFonts w:hint="eastAsia"/>
          <w:color w:val="000000"/>
          <w:kern w:val="0"/>
          <w:sz w:val="24"/>
        </w:rPr>
        <w:t>端口做集群的协商以及指定的传输；并配置</w:t>
      </w:r>
      <w:r>
        <w:rPr>
          <w:rFonts w:hint="eastAsia"/>
          <w:color w:val="000000"/>
          <w:kern w:val="0"/>
          <w:sz w:val="24"/>
        </w:rPr>
        <w:t>http.cors</w:t>
      </w:r>
      <w:r>
        <w:rPr>
          <w:rFonts w:hint="eastAsia"/>
          <w:color w:val="000000"/>
          <w:kern w:val="0"/>
          <w:sz w:val="24"/>
        </w:rPr>
        <w:t>允许前端跨域访问；配置</w:t>
      </w:r>
      <w:r>
        <w:rPr>
          <w:rFonts w:hint="eastAsia"/>
          <w:color w:val="000000"/>
          <w:kern w:val="0"/>
          <w:sz w:val="24"/>
        </w:rPr>
        <w:t>discovery.seed_hosts</w:t>
      </w:r>
      <w:r>
        <w:rPr>
          <w:rFonts w:hint="eastAsia"/>
          <w:color w:val="000000"/>
          <w:kern w:val="0"/>
          <w:sz w:val="24"/>
        </w:rPr>
        <w:t>用来发现对应集群的其它结点；由于集群结点初始无数据，需要初始化</w:t>
      </w:r>
      <w:r>
        <w:rPr>
          <w:rFonts w:hint="eastAsia"/>
          <w:color w:val="000000"/>
          <w:kern w:val="0"/>
          <w:sz w:val="24"/>
        </w:rPr>
        <w:t>master_nodes</w:t>
      </w:r>
      <w:r>
        <w:rPr>
          <w:rFonts w:hint="eastAsia"/>
          <w:color w:val="000000"/>
          <w:kern w:val="0"/>
          <w:sz w:val="24"/>
        </w:rPr>
        <w:t>，即配置在</w:t>
      </w:r>
      <w:r>
        <w:rPr>
          <w:rFonts w:hint="eastAsia"/>
          <w:color w:val="000000"/>
          <w:kern w:val="0"/>
          <w:sz w:val="24"/>
        </w:rPr>
        <w:t>master_nodes</w:t>
      </w:r>
      <w:r>
        <w:rPr>
          <w:rFonts w:hint="eastAsia"/>
          <w:color w:val="000000"/>
          <w:kern w:val="0"/>
          <w:sz w:val="24"/>
        </w:rPr>
        <w:t>列表中的结点都有资格竞选为主结点，竞选规则是要结合内部的算法。</w:t>
      </w:r>
    </w:p>
    <w:p w14:paraId="65786A23" w14:textId="77777777" w:rsidR="00E3550E" w:rsidRDefault="00E3550E" w:rsidP="00E3550E">
      <w:pPr>
        <w:adjustRightInd w:val="0"/>
        <w:snapToGrid w:val="0"/>
        <w:spacing w:line="288" w:lineRule="auto"/>
        <w:ind w:firstLineChars="200" w:firstLine="480"/>
        <w:rPr>
          <w:color w:val="000000"/>
          <w:kern w:val="0"/>
          <w:sz w:val="24"/>
        </w:rPr>
      </w:pPr>
      <w:r>
        <w:rPr>
          <w:rFonts w:hint="eastAsia"/>
          <w:color w:val="000000"/>
          <w:kern w:val="0"/>
          <w:sz w:val="24"/>
        </w:rPr>
        <w:t>出于对系统性能的考量，考虑使用中文分词器，下载中文分词器后部署到</w:t>
      </w:r>
      <w:r>
        <w:rPr>
          <w:rFonts w:hint="eastAsia"/>
          <w:color w:val="000000"/>
          <w:kern w:val="0"/>
          <w:sz w:val="24"/>
        </w:rPr>
        <w:t>ElasticSearch</w:t>
      </w:r>
      <w:r>
        <w:rPr>
          <w:rFonts w:hint="eastAsia"/>
          <w:color w:val="000000"/>
          <w:kern w:val="0"/>
          <w:sz w:val="24"/>
        </w:rPr>
        <w:t>的插件文件中。使用</w:t>
      </w:r>
      <w:r>
        <w:rPr>
          <w:rFonts w:hint="eastAsia"/>
          <w:color w:val="000000"/>
          <w:kern w:val="0"/>
          <w:sz w:val="24"/>
        </w:rPr>
        <w:t>Kibana</w:t>
      </w:r>
      <w:r>
        <w:rPr>
          <w:rFonts w:hint="eastAsia"/>
          <w:color w:val="000000"/>
          <w:kern w:val="0"/>
          <w:sz w:val="24"/>
        </w:rPr>
        <w:t>定义门店索引，需要定义字段逻辑、字段类型、字段的分词方式等。定义的索引的属性最好与数据库表中的字段保持一致，保证和应用之间进行平滑的数据转义。定义门店</w:t>
      </w:r>
      <w:r>
        <w:rPr>
          <w:rFonts w:hint="eastAsia"/>
          <w:color w:val="000000"/>
          <w:kern w:val="0"/>
          <w:sz w:val="24"/>
        </w:rPr>
        <w:t>id</w:t>
      </w:r>
      <w:r>
        <w:rPr>
          <w:rFonts w:hint="eastAsia"/>
          <w:color w:val="000000"/>
          <w:kern w:val="0"/>
          <w:sz w:val="24"/>
        </w:rPr>
        <w:t>属性，类型为</w:t>
      </w:r>
      <w:r>
        <w:rPr>
          <w:rFonts w:hint="eastAsia"/>
          <w:color w:val="000000"/>
          <w:kern w:val="0"/>
          <w:sz w:val="24"/>
        </w:rPr>
        <w:t>integer</w:t>
      </w:r>
      <w:r>
        <w:rPr>
          <w:rFonts w:hint="eastAsia"/>
          <w:color w:val="000000"/>
          <w:kern w:val="0"/>
          <w:sz w:val="24"/>
        </w:rPr>
        <w:t>；门店名称</w:t>
      </w:r>
      <w:r>
        <w:rPr>
          <w:rFonts w:hint="eastAsia"/>
          <w:color w:val="000000"/>
          <w:kern w:val="0"/>
          <w:sz w:val="24"/>
        </w:rPr>
        <w:t>name</w:t>
      </w:r>
      <w:r>
        <w:rPr>
          <w:rFonts w:hint="eastAsia"/>
          <w:color w:val="000000"/>
          <w:kern w:val="0"/>
          <w:sz w:val="24"/>
        </w:rPr>
        <w:t>属性类型为</w:t>
      </w:r>
      <w:r>
        <w:rPr>
          <w:rFonts w:hint="eastAsia"/>
          <w:color w:val="000000"/>
          <w:kern w:val="0"/>
          <w:sz w:val="24"/>
        </w:rPr>
        <w:t>text</w:t>
      </w:r>
      <w:r>
        <w:rPr>
          <w:rFonts w:hint="eastAsia"/>
          <w:color w:val="000000"/>
          <w:kern w:val="0"/>
          <w:sz w:val="24"/>
        </w:rPr>
        <w:t>，指定分词方式为</w:t>
      </w:r>
      <w:r>
        <w:rPr>
          <w:rFonts w:hint="eastAsia"/>
          <w:color w:val="000000"/>
          <w:kern w:val="0"/>
          <w:sz w:val="24"/>
        </w:rPr>
        <w:t>ik_max_word</w:t>
      </w:r>
      <w:r>
        <w:rPr>
          <w:rFonts w:hint="eastAsia"/>
          <w:color w:val="000000"/>
          <w:kern w:val="0"/>
          <w:sz w:val="24"/>
        </w:rPr>
        <w:t>，即最大化分词，搜索关键字的分词方式定义为</w:t>
      </w:r>
      <w:r>
        <w:rPr>
          <w:rFonts w:hint="eastAsia"/>
          <w:color w:val="000000"/>
          <w:kern w:val="0"/>
          <w:sz w:val="24"/>
        </w:rPr>
        <w:t>ik_smart</w:t>
      </w:r>
      <w:r>
        <w:rPr>
          <w:rFonts w:hint="eastAsia"/>
          <w:color w:val="000000"/>
          <w:kern w:val="0"/>
          <w:sz w:val="24"/>
        </w:rPr>
        <w:t>方式；标签</w:t>
      </w:r>
      <w:r>
        <w:rPr>
          <w:rFonts w:hint="eastAsia"/>
          <w:color w:val="000000"/>
          <w:kern w:val="0"/>
          <w:sz w:val="24"/>
        </w:rPr>
        <w:t>tags</w:t>
      </w:r>
      <w:r>
        <w:rPr>
          <w:rFonts w:hint="eastAsia"/>
          <w:color w:val="000000"/>
          <w:kern w:val="0"/>
          <w:sz w:val="24"/>
        </w:rPr>
        <w:t>属性类型为</w:t>
      </w:r>
      <w:r>
        <w:rPr>
          <w:rFonts w:hint="eastAsia"/>
          <w:color w:val="000000"/>
          <w:kern w:val="0"/>
          <w:sz w:val="24"/>
        </w:rPr>
        <w:t>text</w:t>
      </w:r>
      <w:r>
        <w:rPr>
          <w:rFonts w:hint="eastAsia"/>
          <w:color w:val="000000"/>
          <w:kern w:val="0"/>
          <w:sz w:val="24"/>
        </w:rPr>
        <w:t>，由于</w:t>
      </w:r>
      <w:r>
        <w:rPr>
          <w:rFonts w:hint="eastAsia"/>
          <w:color w:val="000000"/>
          <w:kern w:val="0"/>
          <w:sz w:val="24"/>
        </w:rPr>
        <w:t>MySQL</w:t>
      </w:r>
      <w:r>
        <w:rPr>
          <w:rFonts w:hint="eastAsia"/>
          <w:color w:val="000000"/>
          <w:kern w:val="0"/>
          <w:sz w:val="24"/>
        </w:rPr>
        <w:t>数据库中当一个门店有多个标签时，采取的是空格的方式分隔多个标签，所以此处分词方式设为</w:t>
      </w:r>
      <w:r>
        <w:rPr>
          <w:rFonts w:hint="eastAsia"/>
          <w:color w:val="000000"/>
          <w:kern w:val="0"/>
          <w:sz w:val="24"/>
        </w:rPr>
        <w:t>whitespace</w:t>
      </w:r>
      <w:r>
        <w:rPr>
          <w:rFonts w:hint="eastAsia"/>
          <w:color w:val="000000"/>
          <w:kern w:val="0"/>
          <w:sz w:val="24"/>
        </w:rPr>
        <w:t>空格分词器，此处体现了</w:t>
      </w:r>
      <w:r>
        <w:rPr>
          <w:rFonts w:hint="eastAsia"/>
          <w:color w:val="000000"/>
          <w:kern w:val="0"/>
          <w:sz w:val="24"/>
        </w:rPr>
        <w:t>ElasticSearch</w:t>
      </w:r>
      <w:r>
        <w:rPr>
          <w:rFonts w:hint="eastAsia"/>
          <w:color w:val="000000"/>
          <w:kern w:val="0"/>
          <w:sz w:val="24"/>
        </w:rPr>
        <w:t>使用分词器的一大优点，规避了</w:t>
      </w:r>
      <w:r>
        <w:rPr>
          <w:rFonts w:hint="eastAsia"/>
          <w:color w:val="000000"/>
          <w:kern w:val="0"/>
          <w:sz w:val="24"/>
        </w:rPr>
        <w:t>SQL</w:t>
      </w:r>
      <w:r>
        <w:rPr>
          <w:rFonts w:hint="eastAsia"/>
          <w:color w:val="000000"/>
          <w:kern w:val="0"/>
          <w:sz w:val="24"/>
        </w:rPr>
        <w:t>查询语句的局限性，</w:t>
      </w:r>
      <w:r>
        <w:rPr>
          <w:rFonts w:hint="eastAsia"/>
          <w:color w:val="000000"/>
          <w:kern w:val="0"/>
          <w:sz w:val="24"/>
        </w:rPr>
        <w:t>fielddata</w:t>
      </w:r>
      <w:r>
        <w:rPr>
          <w:rFonts w:hint="eastAsia"/>
          <w:color w:val="000000"/>
          <w:kern w:val="0"/>
          <w:sz w:val="24"/>
        </w:rPr>
        <w:t>设为</w:t>
      </w:r>
      <w:r>
        <w:rPr>
          <w:rFonts w:hint="eastAsia"/>
          <w:color w:val="000000"/>
          <w:kern w:val="0"/>
          <w:sz w:val="24"/>
        </w:rPr>
        <w:t>true</w:t>
      </w:r>
      <w:r>
        <w:rPr>
          <w:rFonts w:hint="eastAsia"/>
          <w:color w:val="000000"/>
          <w:kern w:val="0"/>
          <w:sz w:val="24"/>
        </w:rPr>
        <w:t>，表示可以支持标签字段做聚合操作；地理位置信息</w:t>
      </w:r>
      <w:r>
        <w:rPr>
          <w:rFonts w:hint="eastAsia"/>
          <w:color w:val="000000"/>
          <w:kern w:val="0"/>
          <w:sz w:val="24"/>
        </w:rPr>
        <w:t>location</w:t>
      </w:r>
      <w:r>
        <w:rPr>
          <w:rFonts w:hint="eastAsia"/>
          <w:color w:val="000000"/>
          <w:kern w:val="0"/>
          <w:sz w:val="24"/>
        </w:rPr>
        <w:t>属性编码方式为</w:t>
      </w:r>
      <w:r>
        <w:rPr>
          <w:rFonts w:hint="eastAsia"/>
          <w:color w:val="000000"/>
          <w:kern w:val="0"/>
          <w:sz w:val="24"/>
        </w:rPr>
        <w:t>geo_point</w:t>
      </w:r>
      <w:r>
        <w:rPr>
          <w:rFonts w:hint="eastAsia"/>
          <w:color w:val="000000"/>
          <w:kern w:val="0"/>
          <w:sz w:val="24"/>
        </w:rPr>
        <w:t>，即地理坐标类型；评分</w:t>
      </w:r>
      <w:r>
        <w:rPr>
          <w:rFonts w:hint="eastAsia"/>
          <w:color w:val="000000"/>
          <w:kern w:val="0"/>
          <w:sz w:val="24"/>
        </w:rPr>
        <w:t>remark_score</w:t>
      </w:r>
      <w:r>
        <w:rPr>
          <w:rFonts w:hint="eastAsia"/>
          <w:color w:val="000000"/>
          <w:kern w:val="0"/>
          <w:sz w:val="24"/>
        </w:rPr>
        <w:t>属性，类型为</w:t>
      </w:r>
      <w:r>
        <w:rPr>
          <w:rFonts w:hint="eastAsia"/>
          <w:color w:val="000000"/>
          <w:kern w:val="0"/>
          <w:sz w:val="24"/>
        </w:rPr>
        <w:t>double</w:t>
      </w:r>
      <w:r>
        <w:rPr>
          <w:rFonts w:hint="eastAsia"/>
          <w:color w:val="000000"/>
          <w:kern w:val="0"/>
          <w:sz w:val="24"/>
        </w:rPr>
        <w:t>；人均价格</w:t>
      </w:r>
      <w:r>
        <w:rPr>
          <w:rFonts w:hint="eastAsia"/>
          <w:color w:val="000000"/>
          <w:kern w:val="0"/>
          <w:sz w:val="24"/>
        </w:rPr>
        <w:t>price_per_man</w:t>
      </w:r>
      <w:r>
        <w:rPr>
          <w:rFonts w:hint="eastAsia"/>
          <w:color w:val="000000"/>
          <w:kern w:val="0"/>
          <w:sz w:val="24"/>
        </w:rPr>
        <w:t>属性，类型为</w:t>
      </w:r>
      <w:r>
        <w:rPr>
          <w:rFonts w:hint="eastAsia"/>
          <w:color w:val="000000"/>
          <w:kern w:val="0"/>
          <w:sz w:val="24"/>
        </w:rPr>
        <w:lastRenderedPageBreak/>
        <w:t>integer</w:t>
      </w:r>
      <w:r>
        <w:rPr>
          <w:rFonts w:hint="eastAsia"/>
          <w:color w:val="000000"/>
          <w:kern w:val="0"/>
          <w:sz w:val="24"/>
        </w:rPr>
        <w:t>；品类</w:t>
      </w:r>
      <w:r>
        <w:rPr>
          <w:rFonts w:hint="eastAsia"/>
          <w:color w:val="000000"/>
          <w:kern w:val="0"/>
          <w:sz w:val="24"/>
        </w:rPr>
        <w:t>category_id</w:t>
      </w:r>
      <w:r>
        <w:rPr>
          <w:rFonts w:hint="eastAsia"/>
          <w:color w:val="000000"/>
          <w:kern w:val="0"/>
          <w:sz w:val="24"/>
        </w:rPr>
        <w:t>属性类型为</w:t>
      </w:r>
      <w:r>
        <w:rPr>
          <w:rFonts w:hint="eastAsia"/>
          <w:color w:val="000000"/>
          <w:kern w:val="0"/>
          <w:sz w:val="24"/>
        </w:rPr>
        <w:t>integer</w:t>
      </w:r>
      <w:r>
        <w:rPr>
          <w:rFonts w:hint="eastAsia"/>
          <w:color w:val="000000"/>
          <w:kern w:val="0"/>
          <w:sz w:val="24"/>
        </w:rPr>
        <w:t>；品类名称</w:t>
      </w:r>
      <w:r>
        <w:rPr>
          <w:rFonts w:hint="eastAsia"/>
          <w:color w:val="000000"/>
          <w:kern w:val="0"/>
          <w:sz w:val="24"/>
        </w:rPr>
        <w:t>category_name</w:t>
      </w:r>
      <w:r>
        <w:rPr>
          <w:rFonts w:hint="eastAsia"/>
          <w:color w:val="000000"/>
          <w:kern w:val="0"/>
          <w:sz w:val="24"/>
        </w:rPr>
        <w:t>属性，类型为</w:t>
      </w:r>
      <w:r>
        <w:rPr>
          <w:rFonts w:hint="eastAsia"/>
          <w:color w:val="000000"/>
          <w:kern w:val="0"/>
          <w:sz w:val="24"/>
        </w:rPr>
        <w:t>keyword</w:t>
      </w:r>
      <w:r>
        <w:rPr>
          <w:rFonts w:hint="eastAsia"/>
          <w:color w:val="000000"/>
          <w:kern w:val="0"/>
          <w:sz w:val="24"/>
        </w:rPr>
        <w:t>，</w:t>
      </w:r>
      <w:r>
        <w:rPr>
          <w:rFonts w:hint="eastAsia"/>
          <w:color w:val="000000"/>
          <w:kern w:val="0"/>
          <w:sz w:val="24"/>
        </w:rPr>
        <w:t>keyword</w:t>
      </w:r>
      <w:r>
        <w:rPr>
          <w:rFonts w:hint="eastAsia"/>
          <w:color w:val="000000"/>
          <w:kern w:val="0"/>
          <w:sz w:val="24"/>
        </w:rPr>
        <w:t>属性与</w:t>
      </w:r>
      <w:r>
        <w:rPr>
          <w:rFonts w:hint="eastAsia"/>
          <w:color w:val="000000"/>
          <w:kern w:val="0"/>
          <w:sz w:val="24"/>
        </w:rPr>
        <w:t>text</w:t>
      </w:r>
      <w:r>
        <w:rPr>
          <w:rFonts w:hint="eastAsia"/>
          <w:color w:val="000000"/>
          <w:kern w:val="0"/>
          <w:sz w:val="24"/>
        </w:rPr>
        <w:t>属性的区别在于，</w:t>
      </w:r>
      <w:r>
        <w:rPr>
          <w:rFonts w:hint="eastAsia"/>
          <w:color w:val="000000"/>
          <w:kern w:val="0"/>
          <w:sz w:val="24"/>
        </w:rPr>
        <w:t>text</w:t>
      </w:r>
      <w:r>
        <w:rPr>
          <w:rFonts w:hint="eastAsia"/>
          <w:color w:val="000000"/>
          <w:kern w:val="0"/>
          <w:sz w:val="24"/>
        </w:rPr>
        <w:t>类型可以进行分词操作，而</w:t>
      </w:r>
      <w:r>
        <w:rPr>
          <w:rFonts w:hint="eastAsia"/>
          <w:color w:val="000000"/>
          <w:kern w:val="0"/>
          <w:sz w:val="24"/>
        </w:rPr>
        <w:t>keyword</w:t>
      </w:r>
      <w:r>
        <w:rPr>
          <w:rFonts w:hint="eastAsia"/>
          <w:color w:val="000000"/>
          <w:kern w:val="0"/>
          <w:sz w:val="24"/>
        </w:rPr>
        <w:t>类型仅仅将属性作为普通的字符串不进行分词，防止分词产生语义歧义；商户</w:t>
      </w:r>
      <w:r>
        <w:rPr>
          <w:rFonts w:hint="eastAsia"/>
          <w:color w:val="000000"/>
          <w:kern w:val="0"/>
          <w:sz w:val="24"/>
        </w:rPr>
        <w:t>seller_id</w:t>
      </w:r>
      <w:r>
        <w:rPr>
          <w:rFonts w:hint="eastAsia"/>
          <w:color w:val="000000"/>
          <w:kern w:val="0"/>
          <w:sz w:val="24"/>
        </w:rPr>
        <w:t>属性，类型为</w:t>
      </w:r>
      <w:r>
        <w:rPr>
          <w:rFonts w:hint="eastAsia"/>
          <w:color w:val="000000"/>
          <w:kern w:val="0"/>
          <w:sz w:val="24"/>
        </w:rPr>
        <w:t>integer</w:t>
      </w:r>
      <w:r>
        <w:rPr>
          <w:rFonts w:hint="eastAsia"/>
          <w:color w:val="000000"/>
          <w:kern w:val="0"/>
          <w:sz w:val="24"/>
        </w:rPr>
        <w:t>；商户评分</w:t>
      </w:r>
      <w:r>
        <w:rPr>
          <w:rFonts w:hint="eastAsia"/>
          <w:color w:val="000000"/>
          <w:kern w:val="0"/>
          <w:sz w:val="24"/>
        </w:rPr>
        <w:t>seller_remark_score</w:t>
      </w:r>
      <w:r>
        <w:rPr>
          <w:rFonts w:hint="eastAsia"/>
          <w:color w:val="000000"/>
          <w:kern w:val="0"/>
          <w:sz w:val="24"/>
        </w:rPr>
        <w:t>属性，类型为</w:t>
      </w:r>
      <w:r>
        <w:rPr>
          <w:rFonts w:hint="eastAsia"/>
          <w:color w:val="000000"/>
          <w:kern w:val="0"/>
          <w:sz w:val="24"/>
        </w:rPr>
        <w:t>double</w:t>
      </w:r>
      <w:r>
        <w:rPr>
          <w:rFonts w:hint="eastAsia"/>
          <w:color w:val="000000"/>
          <w:kern w:val="0"/>
          <w:sz w:val="24"/>
        </w:rPr>
        <w:t>；商户是否禁用</w:t>
      </w:r>
      <w:r>
        <w:rPr>
          <w:rFonts w:hint="eastAsia"/>
          <w:color w:val="000000"/>
          <w:kern w:val="0"/>
          <w:sz w:val="24"/>
        </w:rPr>
        <w:t>seller_disabled_flag</w:t>
      </w:r>
      <w:r>
        <w:rPr>
          <w:rFonts w:hint="eastAsia"/>
          <w:color w:val="000000"/>
          <w:kern w:val="0"/>
          <w:sz w:val="24"/>
        </w:rPr>
        <w:t>属性，类型为</w:t>
      </w:r>
      <w:r>
        <w:rPr>
          <w:rFonts w:hint="eastAsia"/>
          <w:color w:val="000000"/>
          <w:kern w:val="0"/>
          <w:sz w:val="24"/>
        </w:rPr>
        <w:t>integer</w:t>
      </w:r>
      <w:r>
        <w:rPr>
          <w:rFonts w:hint="eastAsia"/>
          <w:color w:val="000000"/>
          <w:kern w:val="0"/>
          <w:sz w:val="24"/>
        </w:rPr>
        <w:t>。定义索引结构的操作在</w:t>
      </w:r>
      <w:r>
        <w:rPr>
          <w:rFonts w:hint="eastAsia"/>
          <w:color w:val="000000"/>
          <w:kern w:val="0"/>
          <w:sz w:val="24"/>
        </w:rPr>
        <w:t>Kibana</w:t>
      </w:r>
      <w:r>
        <w:rPr>
          <w:rFonts w:hint="eastAsia"/>
          <w:color w:val="000000"/>
          <w:kern w:val="0"/>
          <w:sz w:val="24"/>
        </w:rPr>
        <w:t>中完成。</w:t>
      </w:r>
    </w:p>
    <w:p w14:paraId="578CBD05" w14:textId="77777777" w:rsidR="00E3550E" w:rsidRDefault="00E3550E" w:rsidP="00E3550E">
      <w:pPr>
        <w:adjustRightInd w:val="0"/>
        <w:snapToGrid w:val="0"/>
        <w:spacing w:line="288" w:lineRule="auto"/>
        <w:ind w:firstLineChars="200" w:firstLine="480"/>
        <w:rPr>
          <w:color w:val="000000"/>
          <w:kern w:val="0"/>
          <w:sz w:val="24"/>
        </w:rPr>
      </w:pPr>
      <w:r>
        <w:rPr>
          <w:rFonts w:hint="eastAsia"/>
          <w:color w:val="000000"/>
          <w:kern w:val="0"/>
          <w:sz w:val="24"/>
        </w:rPr>
        <w:t>对于索引的构建，可以采用全量和增量的方式构建索引。使用</w:t>
      </w:r>
      <w:r>
        <w:rPr>
          <w:rFonts w:hint="eastAsia"/>
          <w:color w:val="000000"/>
          <w:kern w:val="0"/>
          <w:sz w:val="24"/>
        </w:rPr>
        <w:t>logstash-input-jdbc</w:t>
      </w:r>
      <w:r>
        <w:rPr>
          <w:rFonts w:hint="eastAsia"/>
          <w:color w:val="000000"/>
          <w:kern w:val="0"/>
          <w:sz w:val="24"/>
        </w:rPr>
        <w:t>工具作为管道收集日志，将</w:t>
      </w:r>
      <w:r>
        <w:rPr>
          <w:rFonts w:hint="eastAsia"/>
          <w:color w:val="000000"/>
          <w:kern w:val="0"/>
          <w:sz w:val="24"/>
        </w:rPr>
        <w:t>MySQL</w:t>
      </w:r>
      <w:r>
        <w:rPr>
          <w:rFonts w:hint="eastAsia"/>
          <w:color w:val="000000"/>
          <w:kern w:val="0"/>
          <w:sz w:val="24"/>
        </w:rPr>
        <w:t>数据库中的数据抽取，</w:t>
      </w:r>
      <w:r>
        <w:rPr>
          <w:rFonts w:hint="eastAsia"/>
          <w:color w:val="000000"/>
          <w:kern w:val="0"/>
          <w:sz w:val="24"/>
        </w:rPr>
        <w:t>input</w:t>
      </w:r>
      <w:r>
        <w:rPr>
          <w:rFonts w:hint="eastAsia"/>
          <w:color w:val="000000"/>
          <w:kern w:val="0"/>
          <w:sz w:val="24"/>
        </w:rPr>
        <w:t>到</w:t>
      </w:r>
      <w:r>
        <w:rPr>
          <w:rFonts w:hint="eastAsia"/>
          <w:color w:val="000000"/>
          <w:kern w:val="0"/>
          <w:sz w:val="24"/>
        </w:rPr>
        <w:t>ElasticSearch</w:t>
      </w:r>
      <w:r>
        <w:rPr>
          <w:rFonts w:hint="eastAsia"/>
          <w:color w:val="000000"/>
          <w:kern w:val="0"/>
          <w:sz w:val="24"/>
        </w:rPr>
        <w:t>中。下载</w:t>
      </w:r>
      <w:r>
        <w:rPr>
          <w:rFonts w:hint="eastAsia"/>
          <w:color w:val="000000"/>
          <w:kern w:val="0"/>
          <w:sz w:val="24"/>
        </w:rPr>
        <w:t>logstash</w:t>
      </w:r>
      <w:r>
        <w:rPr>
          <w:rFonts w:hint="eastAsia"/>
          <w:color w:val="000000"/>
          <w:kern w:val="0"/>
          <w:sz w:val="24"/>
        </w:rPr>
        <w:t>并部署，引入</w:t>
      </w:r>
      <w:r>
        <w:rPr>
          <w:rFonts w:hint="eastAsia"/>
          <w:color w:val="000000"/>
          <w:kern w:val="0"/>
          <w:sz w:val="24"/>
        </w:rPr>
        <w:t>MySQL</w:t>
      </w:r>
      <w:r>
        <w:rPr>
          <w:rFonts w:hint="eastAsia"/>
          <w:color w:val="000000"/>
          <w:kern w:val="0"/>
          <w:sz w:val="24"/>
        </w:rPr>
        <w:t>的</w:t>
      </w:r>
      <w:r>
        <w:rPr>
          <w:rFonts w:hint="eastAsia"/>
          <w:color w:val="000000"/>
          <w:kern w:val="0"/>
          <w:sz w:val="24"/>
        </w:rPr>
        <w:t>jdbc</w:t>
      </w:r>
      <w:r>
        <w:rPr>
          <w:rFonts w:hint="eastAsia"/>
          <w:color w:val="000000"/>
          <w:kern w:val="0"/>
          <w:sz w:val="24"/>
        </w:rPr>
        <w:t>的</w:t>
      </w:r>
      <w:r>
        <w:rPr>
          <w:rFonts w:hint="eastAsia"/>
          <w:color w:val="000000"/>
          <w:kern w:val="0"/>
          <w:sz w:val="24"/>
        </w:rPr>
        <w:t>jar</w:t>
      </w:r>
      <w:r>
        <w:rPr>
          <w:rFonts w:hint="eastAsia"/>
          <w:color w:val="000000"/>
          <w:kern w:val="0"/>
          <w:sz w:val="24"/>
        </w:rPr>
        <w:t>包作为驱动，新建</w:t>
      </w:r>
      <w:r>
        <w:rPr>
          <w:rFonts w:hint="eastAsia"/>
          <w:color w:val="000000"/>
          <w:kern w:val="0"/>
          <w:sz w:val="24"/>
        </w:rPr>
        <w:t>jdbc.conf</w:t>
      </w:r>
      <w:r>
        <w:rPr>
          <w:rFonts w:hint="eastAsia"/>
          <w:color w:val="000000"/>
          <w:kern w:val="0"/>
          <w:sz w:val="24"/>
        </w:rPr>
        <w:t>文件和</w:t>
      </w:r>
      <w:r>
        <w:rPr>
          <w:rFonts w:hint="eastAsia"/>
          <w:color w:val="000000"/>
          <w:kern w:val="0"/>
          <w:sz w:val="24"/>
        </w:rPr>
        <w:t>jdbc.sql</w:t>
      </w:r>
      <w:r>
        <w:rPr>
          <w:rFonts w:hint="eastAsia"/>
          <w:color w:val="000000"/>
          <w:kern w:val="0"/>
          <w:sz w:val="24"/>
        </w:rPr>
        <w:t>文件。在</w:t>
      </w:r>
      <w:r>
        <w:rPr>
          <w:rFonts w:hint="eastAsia"/>
          <w:color w:val="000000"/>
          <w:kern w:val="0"/>
          <w:sz w:val="24"/>
        </w:rPr>
        <w:t>jdbc.conf</w:t>
      </w:r>
      <w:r>
        <w:rPr>
          <w:rFonts w:hint="eastAsia"/>
          <w:color w:val="000000"/>
          <w:kern w:val="0"/>
          <w:sz w:val="24"/>
        </w:rPr>
        <w:t>中配置</w:t>
      </w:r>
      <w:r>
        <w:rPr>
          <w:rFonts w:hint="eastAsia"/>
          <w:color w:val="000000"/>
          <w:kern w:val="0"/>
          <w:sz w:val="24"/>
        </w:rPr>
        <w:t>input</w:t>
      </w:r>
      <w:r>
        <w:rPr>
          <w:rFonts w:hint="eastAsia"/>
          <w:color w:val="000000"/>
          <w:kern w:val="0"/>
          <w:sz w:val="24"/>
        </w:rPr>
        <w:t>，即从数据库中抽取的配置，配置</w:t>
      </w:r>
      <w:r>
        <w:rPr>
          <w:rFonts w:hint="eastAsia"/>
          <w:color w:val="000000"/>
          <w:kern w:val="0"/>
          <w:sz w:val="24"/>
        </w:rPr>
        <w:t>jdbc</w:t>
      </w:r>
      <w:r>
        <w:rPr>
          <w:rFonts w:hint="eastAsia"/>
          <w:color w:val="000000"/>
          <w:kern w:val="0"/>
          <w:sz w:val="24"/>
        </w:rPr>
        <w:t>数据库的连接，指定数据库名称、用户名、密码等，加载</w:t>
      </w:r>
      <w:r>
        <w:rPr>
          <w:rFonts w:hint="eastAsia"/>
          <w:color w:val="000000"/>
          <w:kern w:val="0"/>
          <w:sz w:val="24"/>
        </w:rPr>
        <w:t>jdbc</w:t>
      </w:r>
      <w:r>
        <w:rPr>
          <w:rFonts w:hint="eastAsia"/>
          <w:color w:val="000000"/>
          <w:kern w:val="0"/>
          <w:sz w:val="24"/>
        </w:rPr>
        <w:t>驱动，配置驱动类名，执行的</w:t>
      </w:r>
      <w:r>
        <w:rPr>
          <w:rFonts w:hint="eastAsia"/>
          <w:color w:val="000000"/>
          <w:kern w:val="0"/>
          <w:sz w:val="24"/>
        </w:rPr>
        <w:t>SQL</w:t>
      </w:r>
      <w:r>
        <w:rPr>
          <w:rFonts w:hint="eastAsia"/>
          <w:color w:val="000000"/>
          <w:kern w:val="0"/>
          <w:sz w:val="24"/>
        </w:rPr>
        <w:t>文件的路径和名称。设置监听的时间间隔</w:t>
      </w:r>
      <w:r>
        <w:rPr>
          <w:rFonts w:hint="eastAsia"/>
          <w:color w:val="000000"/>
          <w:kern w:val="0"/>
          <w:sz w:val="24"/>
        </w:rPr>
        <w:t>schedule</w:t>
      </w:r>
      <w:r>
        <w:rPr>
          <w:rFonts w:hint="eastAsia"/>
          <w:color w:val="000000"/>
          <w:kern w:val="0"/>
          <w:sz w:val="24"/>
        </w:rPr>
        <w:t>，格式为分、时、天、月、年，每分钟更新一次。</w:t>
      </w:r>
      <w:r>
        <w:rPr>
          <w:rFonts w:hint="eastAsia"/>
          <w:color w:val="000000"/>
          <w:kern w:val="0"/>
          <w:sz w:val="24"/>
        </w:rPr>
        <w:t>output</w:t>
      </w:r>
      <w:r>
        <w:rPr>
          <w:rFonts w:hint="eastAsia"/>
          <w:color w:val="000000"/>
          <w:kern w:val="0"/>
          <w:sz w:val="24"/>
        </w:rPr>
        <w:t>的配置即向</w:t>
      </w:r>
      <w:r>
        <w:rPr>
          <w:rFonts w:hint="eastAsia"/>
          <w:color w:val="000000"/>
          <w:kern w:val="0"/>
          <w:sz w:val="24"/>
        </w:rPr>
        <w:t>ElasticSearch</w:t>
      </w:r>
      <w:r>
        <w:rPr>
          <w:rFonts w:hint="eastAsia"/>
          <w:color w:val="000000"/>
          <w:kern w:val="0"/>
          <w:sz w:val="24"/>
        </w:rPr>
        <w:t>输出的配置，配置</w:t>
      </w:r>
      <w:r>
        <w:rPr>
          <w:rFonts w:hint="eastAsia"/>
          <w:color w:val="000000"/>
          <w:kern w:val="0"/>
          <w:sz w:val="24"/>
        </w:rPr>
        <w:t>ElasticSearch</w:t>
      </w:r>
      <w:r>
        <w:rPr>
          <w:rFonts w:hint="eastAsia"/>
          <w:color w:val="000000"/>
          <w:kern w:val="0"/>
          <w:sz w:val="24"/>
        </w:rPr>
        <w:t>的</w:t>
      </w:r>
      <w:r>
        <w:rPr>
          <w:rFonts w:hint="eastAsia"/>
          <w:color w:val="000000"/>
          <w:kern w:val="0"/>
          <w:sz w:val="24"/>
        </w:rPr>
        <w:t>IP</w:t>
      </w:r>
      <w:r>
        <w:rPr>
          <w:rFonts w:hint="eastAsia"/>
          <w:color w:val="000000"/>
          <w:kern w:val="0"/>
          <w:sz w:val="24"/>
        </w:rPr>
        <w:t>地址及端口、索引名称，关联数据库中的</w:t>
      </w:r>
      <w:r>
        <w:rPr>
          <w:rFonts w:hint="eastAsia"/>
          <w:color w:val="000000"/>
          <w:kern w:val="0"/>
          <w:sz w:val="24"/>
        </w:rPr>
        <w:t>id</w:t>
      </w:r>
      <w:r>
        <w:rPr>
          <w:rFonts w:hint="eastAsia"/>
          <w:color w:val="000000"/>
          <w:kern w:val="0"/>
          <w:sz w:val="24"/>
        </w:rPr>
        <w:t>字段，最终以</w:t>
      </w:r>
      <w:r>
        <w:rPr>
          <w:rFonts w:hint="eastAsia"/>
          <w:color w:val="000000"/>
          <w:kern w:val="0"/>
          <w:sz w:val="24"/>
        </w:rPr>
        <w:t>JSON</w:t>
      </w:r>
      <w:r>
        <w:rPr>
          <w:rFonts w:hint="eastAsia"/>
          <w:color w:val="000000"/>
          <w:kern w:val="0"/>
          <w:sz w:val="24"/>
        </w:rPr>
        <w:t>的格式输出。编辑</w:t>
      </w:r>
      <w:r>
        <w:rPr>
          <w:rFonts w:hint="eastAsia"/>
          <w:color w:val="000000"/>
          <w:kern w:val="0"/>
          <w:sz w:val="24"/>
        </w:rPr>
        <w:t>jdbc.sql</w:t>
      </w:r>
      <w:r>
        <w:rPr>
          <w:rFonts w:hint="eastAsia"/>
          <w:color w:val="000000"/>
          <w:kern w:val="0"/>
          <w:sz w:val="24"/>
        </w:rPr>
        <w:t>文件，在其中编写</w:t>
      </w:r>
      <w:r>
        <w:rPr>
          <w:rFonts w:hint="eastAsia"/>
          <w:color w:val="000000"/>
          <w:kern w:val="0"/>
          <w:sz w:val="24"/>
        </w:rPr>
        <w:t>SQL</w:t>
      </w:r>
      <w:r>
        <w:rPr>
          <w:rFonts w:hint="eastAsia"/>
          <w:color w:val="000000"/>
          <w:kern w:val="0"/>
          <w:sz w:val="24"/>
        </w:rPr>
        <w:t>语句，根据规则过滤不需要的数据，只保留需要的数据作为元数据同步。其中使用</w:t>
      </w:r>
      <w:r>
        <w:rPr>
          <w:rFonts w:hint="eastAsia"/>
          <w:color w:val="000000"/>
          <w:kern w:val="0"/>
          <w:sz w:val="24"/>
        </w:rPr>
        <w:t>concat</w:t>
      </w:r>
      <w:r>
        <w:rPr>
          <w:rFonts w:hint="eastAsia"/>
          <w:color w:val="000000"/>
          <w:kern w:val="0"/>
          <w:sz w:val="24"/>
        </w:rPr>
        <w:t>拼接经纬度作为</w:t>
      </w:r>
      <w:r>
        <w:rPr>
          <w:rFonts w:hint="eastAsia"/>
          <w:color w:val="000000"/>
          <w:kern w:val="0"/>
          <w:sz w:val="24"/>
        </w:rPr>
        <w:t>location</w:t>
      </w:r>
      <w:r>
        <w:rPr>
          <w:rFonts w:hint="eastAsia"/>
          <w:color w:val="000000"/>
          <w:kern w:val="0"/>
          <w:sz w:val="24"/>
        </w:rPr>
        <w:t>地理位置信息字段，以</w:t>
      </w:r>
      <w:r>
        <w:rPr>
          <w:rFonts w:hint="eastAsia"/>
          <w:color w:val="000000"/>
          <w:kern w:val="0"/>
          <w:sz w:val="24"/>
        </w:rPr>
        <w:t>category_id</w:t>
      </w:r>
      <w:r>
        <w:rPr>
          <w:rFonts w:hint="eastAsia"/>
          <w:color w:val="000000"/>
          <w:kern w:val="0"/>
          <w:sz w:val="24"/>
        </w:rPr>
        <w:t>对</w:t>
      </w:r>
      <w:r>
        <w:rPr>
          <w:rFonts w:hint="eastAsia"/>
          <w:color w:val="000000"/>
          <w:kern w:val="0"/>
          <w:sz w:val="24"/>
        </w:rPr>
        <w:t>category</w:t>
      </w:r>
      <w:r>
        <w:rPr>
          <w:rFonts w:hint="eastAsia"/>
          <w:color w:val="000000"/>
          <w:kern w:val="0"/>
          <w:sz w:val="24"/>
        </w:rPr>
        <w:t>表做</w:t>
      </w:r>
      <w:r>
        <w:rPr>
          <w:rFonts w:hint="eastAsia"/>
          <w:color w:val="000000"/>
          <w:kern w:val="0"/>
          <w:sz w:val="24"/>
        </w:rPr>
        <w:t>inner join</w:t>
      </w:r>
      <w:r>
        <w:rPr>
          <w:rFonts w:hint="eastAsia"/>
          <w:color w:val="000000"/>
          <w:kern w:val="0"/>
          <w:sz w:val="24"/>
        </w:rPr>
        <w:t>的连接，获取</w:t>
      </w:r>
      <w:r>
        <w:rPr>
          <w:rFonts w:hint="eastAsia"/>
          <w:color w:val="000000"/>
          <w:kern w:val="0"/>
          <w:sz w:val="24"/>
        </w:rPr>
        <w:t>category_name</w:t>
      </w:r>
      <w:r>
        <w:rPr>
          <w:rFonts w:hint="eastAsia"/>
          <w:color w:val="000000"/>
          <w:kern w:val="0"/>
          <w:sz w:val="24"/>
        </w:rPr>
        <w:t>，以</w:t>
      </w:r>
      <w:r>
        <w:rPr>
          <w:rFonts w:hint="eastAsia"/>
          <w:color w:val="000000"/>
          <w:kern w:val="0"/>
          <w:sz w:val="24"/>
        </w:rPr>
        <w:t>seller_id</w:t>
      </w:r>
      <w:r>
        <w:rPr>
          <w:rFonts w:hint="eastAsia"/>
          <w:color w:val="000000"/>
          <w:kern w:val="0"/>
          <w:sz w:val="24"/>
        </w:rPr>
        <w:t>对</w:t>
      </w:r>
      <w:r>
        <w:rPr>
          <w:rFonts w:hint="eastAsia"/>
          <w:color w:val="000000"/>
          <w:kern w:val="0"/>
          <w:sz w:val="24"/>
        </w:rPr>
        <w:t>seller</w:t>
      </w:r>
      <w:r>
        <w:rPr>
          <w:rFonts w:hint="eastAsia"/>
          <w:color w:val="000000"/>
          <w:kern w:val="0"/>
          <w:sz w:val="24"/>
        </w:rPr>
        <w:t>表做连接，得到</w:t>
      </w:r>
      <w:r>
        <w:rPr>
          <w:rFonts w:hint="eastAsia"/>
          <w:color w:val="000000"/>
          <w:kern w:val="0"/>
          <w:sz w:val="24"/>
        </w:rPr>
        <w:t>seller_remark_score</w:t>
      </w:r>
      <w:r>
        <w:rPr>
          <w:rFonts w:hint="eastAsia"/>
          <w:color w:val="000000"/>
          <w:kern w:val="0"/>
          <w:sz w:val="24"/>
        </w:rPr>
        <w:t>和</w:t>
      </w:r>
      <w:r>
        <w:rPr>
          <w:rFonts w:hint="eastAsia"/>
          <w:color w:val="000000"/>
          <w:kern w:val="0"/>
          <w:sz w:val="24"/>
        </w:rPr>
        <w:t>seller_disabled_flag</w:t>
      </w:r>
      <w:r>
        <w:rPr>
          <w:rFonts w:hint="eastAsia"/>
          <w:color w:val="000000"/>
          <w:kern w:val="0"/>
          <w:sz w:val="24"/>
        </w:rPr>
        <w:t>。对于增量索引的构建，由于</w:t>
      </w:r>
      <w:r>
        <w:rPr>
          <w:rFonts w:hint="eastAsia"/>
          <w:color w:val="000000"/>
          <w:kern w:val="0"/>
          <w:sz w:val="24"/>
        </w:rPr>
        <w:t>logstash</w:t>
      </w:r>
      <w:r>
        <w:rPr>
          <w:rFonts w:hint="eastAsia"/>
          <w:color w:val="000000"/>
          <w:kern w:val="0"/>
          <w:sz w:val="24"/>
        </w:rPr>
        <w:t>默认会选择</w:t>
      </w:r>
      <w:r>
        <w:rPr>
          <w:rFonts w:hint="eastAsia"/>
          <w:color w:val="000000"/>
          <w:kern w:val="0"/>
          <w:sz w:val="24"/>
        </w:rPr>
        <w:t>0</w:t>
      </w:r>
      <w:r>
        <w:rPr>
          <w:rFonts w:hint="eastAsia"/>
          <w:color w:val="000000"/>
          <w:kern w:val="0"/>
          <w:sz w:val="24"/>
        </w:rPr>
        <w:t>时区的时间，为了更新时间的准确需要在</w:t>
      </w:r>
      <w:r>
        <w:rPr>
          <w:rFonts w:hint="eastAsia"/>
          <w:color w:val="000000"/>
          <w:kern w:val="0"/>
          <w:sz w:val="24"/>
        </w:rPr>
        <w:t>jdbc.conf</w:t>
      </w:r>
      <w:r>
        <w:rPr>
          <w:rFonts w:hint="eastAsia"/>
          <w:color w:val="000000"/>
          <w:kern w:val="0"/>
          <w:sz w:val="24"/>
        </w:rPr>
        <w:t>中设置</w:t>
      </w:r>
      <w:r>
        <w:rPr>
          <w:rFonts w:hint="eastAsia"/>
          <w:color w:val="000000"/>
          <w:kern w:val="0"/>
          <w:sz w:val="24"/>
        </w:rPr>
        <w:t>timezone</w:t>
      </w:r>
      <w:r>
        <w:rPr>
          <w:rFonts w:hint="eastAsia"/>
          <w:color w:val="000000"/>
          <w:kern w:val="0"/>
          <w:sz w:val="24"/>
        </w:rPr>
        <w:t>设为北京时间；设置</w:t>
      </w:r>
      <w:r>
        <w:rPr>
          <w:rFonts w:hint="eastAsia"/>
          <w:color w:val="000000"/>
          <w:kern w:val="0"/>
          <w:sz w:val="24"/>
        </w:rPr>
        <w:t>last_run_metadata_path</w:t>
      </w:r>
      <w:r>
        <w:rPr>
          <w:rFonts w:hint="eastAsia"/>
          <w:color w:val="000000"/>
          <w:kern w:val="0"/>
          <w:sz w:val="24"/>
        </w:rPr>
        <w:t>新建</w:t>
      </w:r>
      <w:r>
        <w:rPr>
          <w:rFonts w:hint="eastAsia"/>
          <w:color w:val="000000"/>
          <w:kern w:val="0"/>
          <w:sz w:val="24"/>
        </w:rPr>
        <w:t>last_value</w:t>
      </w:r>
      <w:r>
        <w:rPr>
          <w:rFonts w:hint="eastAsia"/>
          <w:color w:val="000000"/>
          <w:kern w:val="0"/>
          <w:sz w:val="24"/>
        </w:rPr>
        <w:t>文件用来记录上一次更新时间。增量索引构建的方式需要在</w:t>
      </w:r>
      <w:r>
        <w:rPr>
          <w:rFonts w:hint="eastAsia"/>
          <w:color w:val="000000"/>
          <w:kern w:val="0"/>
          <w:sz w:val="24"/>
        </w:rPr>
        <w:t>jdbc.sql</w:t>
      </w:r>
      <w:r>
        <w:rPr>
          <w:rFonts w:hint="eastAsia"/>
          <w:color w:val="000000"/>
          <w:kern w:val="0"/>
          <w:sz w:val="24"/>
        </w:rPr>
        <w:t>文件中赋时间轴的初值。使用</w:t>
      </w:r>
      <w:r>
        <w:rPr>
          <w:rFonts w:hint="eastAsia"/>
          <w:color w:val="000000"/>
          <w:kern w:val="0"/>
          <w:sz w:val="24"/>
        </w:rPr>
        <w:t>logstash -f mysql/jdbc.conf</w:t>
      </w:r>
      <w:r>
        <w:rPr>
          <w:rFonts w:hint="eastAsia"/>
          <w:color w:val="000000"/>
          <w:kern w:val="0"/>
          <w:sz w:val="24"/>
        </w:rPr>
        <w:t>的命令启动</w:t>
      </w:r>
      <w:r>
        <w:rPr>
          <w:rFonts w:hint="eastAsia"/>
          <w:color w:val="000000"/>
          <w:kern w:val="0"/>
          <w:sz w:val="24"/>
        </w:rPr>
        <w:t>logstash</w:t>
      </w:r>
      <w:r>
        <w:rPr>
          <w:rFonts w:hint="eastAsia"/>
          <w:color w:val="000000"/>
          <w:kern w:val="0"/>
          <w:sz w:val="24"/>
        </w:rPr>
        <w:t>，完成数据的同步。</w:t>
      </w:r>
    </w:p>
    <w:p w14:paraId="4D3C4FC4" w14:textId="77777777" w:rsidR="00E3550E" w:rsidRDefault="00E3550E" w:rsidP="00E3550E">
      <w:pPr>
        <w:pStyle w:val="2"/>
        <w:spacing w:beforeLines="100" w:before="312" w:afterLines="100" w:after="312" w:line="288" w:lineRule="auto"/>
        <w:rPr>
          <w:rFonts w:ascii="Times New Roman" w:hAnsi="Times New Roman"/>
          <w:b w:val="0"/>
          <w:color w:val="000000"/>
          <w:sz w:val="30"/>
          <w:szCs w:val="30"/>
        </w:rPr>
      </w:pPr>
      <w:bookmarkStart w:id="140" w:name="_Toc101728950"/>
      <w:r>
        <w:rPr>
          <w:rFonts w:ascii="Times New Roman" w:hAnsi="Times New Roman" w:hint="eastAsia"/>
          <w:b w:val="0"/>
          <w:color w:val="000000"/>
          <w:sz w:val="30"/>
          <w:szCs w:val="30"/>
        </w:rPr>
        <w:t>5.</w:t>
      </w:r>
      <w:r>
        <w:rPr>
          <w:rFonts w:ascii="Times New Roman" w:hAnsi="Times New Roman"/>
          <w:b w:val="0"/>
          <w:color w:val="000000"/>
          <w:sz w:val="30"/>
          <w:szCs w:val="30"/>
        </w:rPr>
        <w:t>3</w:t>
      </w:r>
      <w:r>
        <w:rPr>
          <w:rFonts w:ascii="Times New Roman" w:hAnsi="Times New Roman" w:hint="eastAsia"/>
          <w:b w:val="0"/>
          <w:color w:val="000000"/>
          <w:sz w:val="30"/>
          <w:szCs w:val="30"/>
        </w:rPr>
        <w:t>搜索模块的详细设计与实现</w:t>
      </w:r>
      <w:bookmarkEnd w:id="136"/>
      <w:bookmarkEnd w:id="137"/>
      <w:bookmarkEnd w:id="138"/>
      <w:bookmarkEnd w:id="139"/>
      <w:bookmarkEnd w:id="140"/>
    </w:p>
    <w:p w14:paraId="1DCD0213" w14:textId="77777777" w:rsidR="00E3550E" w:rsidRDefault="00E3550E" w:rsidP="00E3550E">
      <w:pPr>
        <w:spacing w:line="288" w:lineRule="auto"/>
        <w:ind w:firstLineChars="200" w:firstLine="480"/>
        <w:rPr>
          <w:sz w:val="24"/>
        </w:rPr>
      </w:pPr>
      <w:bookmarkStart w:id="141" w:name="_Toc484871928"/>
      <w:bookmarkStart w:id="142" w:name="_Toc484871672"/>
      <w:r>
        <w:rPr>
          <w:rFonts w:hint="eastAsia"/>
          <w:sz w:val="24"/>
        </w:rPr>
        <w:t>搜索模块包括根据关键词搜索、根据品类、标签、价格排序等进行搜索，根据同义词、相关性等搜索功能。友好的界面为用户提供了方便的交互体验。</w:t>
      </w:r>
    </w:p>
    <w:p w14:paraId="5CD54DA5" w14:textId="77777777" w:rsidR="00E3550E" w:rsidRDefault="00E3550E" w:rsidP="00E3550E">
      <w:pPr>
        <w:pStyle w:val="3"/>
        <w:tabs>
          <w:tab w:val="left" w:pos="0"/>
        </w:tabs>
        <w:spacing w:beforeLines="100" w:before="312" w:after="0" w:line="288" w:lineRule="auto"/>
        <w:rPr>
          <w:rFonts w:eastAsia="黑体"/>
          <w:b w:val="0"/>
          <w:color w:val="000000"/>
          <w:sz w:val="28"/>
          <w:szCs w:val="28"/>
        </w:rPr>
      </w:pPr>
      <w:bookmarkStart w:id="143" w:name="_Toc101728951"/>
      <w:r>
        <w:rPr>
          <w:rFonts w:eastAsia="黑体" w:hint="eastAsia"/>
          <w:b w:val="0"/>
          <w:color w:val="000000"/>
          <w:sz w:val="28"/>
          <w:szCs w:val="28"/>
        </w:rPr>
        <w:t>5.</w:t>
      </w:r>
      <w:r>
        <w:rPr>
          <w:rFonts w:eastAsia="黑体"/>
          <w:b w:val="0"/>
          <w:color w:val="000000"/>
          <w:sz w:val="28"/>
          <w:szCs w:val="28"/>
        </w:rPr>
        <w:t>3</w:t>
      </w:r>
      <w:r>
        <w:rPr>
          <w:rFonts w:eastAsia="黑体" w:hint="eastAsia"/>
          <w:b w:val="0"/>
          <w:color w:val="000000"/>
          <w:sz w:val="28"/>
          <w:szCs w:val="28"/>
        </w:rPr>
        <w:t>.1</w:t>
      </w:r>
      <w:r>
        <w:rPr>
          <w:rFonts w:eastAsia="黑体" w:hint="eastAsia"/>
          <w:b w:val="0"/>
          <w:color w:val="000000"/>
          <w:sz w:val="28"/>
          <w:szCs w:val="28"/>
        </w:rPr>
        <w:t>根据关键词、品类搜索功能</w:t>
      </w:r>
      <w:bookmarkEnd w:id="143"/>
    </w:p>
    <w:p w14:paraId="7E109C5D" w14:textId="77777777" w:rsidR="00E3550E" w:rsidRDefault="00E3550E" w:rsidP="00E3550E">
      <w:pPr>
        <w:spacing w:line="288" w:lineRule="auto"/>
        <w:ind w:firstLineChars="200" w:firstLine="480"/>
        <w:rPr>
          <w:sz w:val="24"/>
        </w:rPr>
      </w:pPr>
      <w:r>
        <w:rPr>
          <w:rFonts w:hint="eastAsia"/>
          <w:sz w:val="24"/>
        </w:rPr>
        <w:t>搜索系统最基础的功能一般是根据关键词搜索的功能。用户输入想要搜索门店的关键词，系统根据索引匹配并返回搜索结果展示给用户。点击酒店品类，即显示含有关键词的所有酒店，搜索结果界面如图</w:t>
      </w:r>
      <w:r>
        <w:rPr>
          <w:rFonts w:hint="eastAsia"/>
          <w:sz w:val="24"/>
        </w:rPr>
        <w:t>5-5</w:t>
      </w:r>
      <w:r>
        <w:rPr>
          <w:rFonts w:hint="eastAsia"/>
          <w:sz w:val="24"/>
        </w:rPr>
        <w:t>所示。</w:t>
      </w:r>
    </w:p>
    <w:p w14:paraId="5E4B8B6D" w14:textId="77777777" w:rsidR="00E3550E" w:rsidRDefault="00E3550E" w:rsidP="00E3550E">
      <w:pPr>
        <w:spacing w:line="288" w:lineRule="auto"/>
        <w:ind w:firstLineChars="200" w:firstLine="480"/>
        <w:rPr>
          <w:sz w:val="24"/>
        </w:rPr>
      </w:pPr>
    </w:p>
    <w:p w14:paraId="1330C751" w14:textId="741F836C" w:rsidR="00E3550E" w:rsidRDefault="00E3550E" w:rsidP="00E3550E">
      <w:pPr>
        <w:spacing w:line="288" w:lineRule="auto"/>
        <w:ind w:firstLineChars="200" w:firstLine="420"/>
        <w:jc w:val="center"/>
      </w:pPr>
      <w:r>
        <w:rPr>
          <w:noProof/>
        </w:rPr>
        <w:lastRenderedPageBreak/>
        <w:drawing>
          <wp:inline distT="0" distB="0" distL="0" distR="0" wp14:anchorId="2D399684" wp14:editId="3705C9E7">
            <wp:extent cx="2376805" cy="3710305"/>
            <wp:effectExtent l="0" t="0" r="444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6805" cy="3710305"/>
                    </a:xfrm>
                    <a:prstGeom prst="rect">
                      <a:avLst/>
                    </a:prstGeom>
                    <a:noFill/>
                    <a:ln>
                      <a:noFill/>
                    </a:ln>
                  </pic:spPr>
                </pic:pic>
              </a:graphicData>
            </a:graphic>
          </wp:inline>
        </w:drawing>
      </w:r>
    </w:p>
    <w:p w14:paraId="515B256C" w14:textId="77777777" w:rsidR="00E3550E" w:rsidRDefault="00E3550E" w:rsidP="00E3550E">
      <w:pPr>
        <w:spacing w:afterLines="100" w:after="312" w:line="288" w:lineRule="auto"/>
        <w:jc w:val="center"/>
        <w:rPr>
          <w:rFonts w:eastAsia="黑体"/>
          <w:color w:val="000000"/>
          <w:szCs w:val="21"/>
        </w:rPr>
      </w:pPr>
      <w:r>
        <w:rPr>
          <w:rFonts w:eastAsia="黑体" w:hint="eastAsia"/>
          <w:color w:val="000000"/>
          <w:szCs w:val="21"/>
        </w:rPr>
        <w:t>图</w:t>
      </w:r>
      <w:r>
        <w:rPr>
          <w:rFonts w:eastAsia="黑体"/>
          <w:color w:val="000000"/>
          <w:szCs w:val="21"/>
        </w:rPr>
        <w:t>5</w:t>
      </w:r>
      <w:r>
        <w:rPr>
          <w:rFonts w:eastAsia="黑体" w:hint="eastAsia"/>
          <w:color w:val="000000"/>
          <w:szCs w:val="21"/>
        </w:rPr>
        <w:t xml:space="preserve">-5 </w:t>
      </w:r>
      <w:r>
        <w:rPr>
          <w:rFonts w:eastAsia="黑体" w:hint="eastAsia"/>
          <w:color w:val="000000"/>
          <w:szCs w:val="21"/>
        </w:rPr>
        <w:t>关键词品类搜索界面图</w:t>
      </w:r>
    </w:p>
    <w:p w14:paraId="30B78683" w14:textId="77777777" w:rsidR="00E3550E" w:rsidRDefault="00E3550E" w:rsidP="00E3550E">
      <w:pPr>
        <w:spacing w:line="288" w:lineRule="auto"/>
        <w:ind w:firstLineChars="200" w:firstLine="480"/>
        <w:rPr>
          <w:sz w:val="24"/>
        </w:rPr>
      </w:pPr>
      <w:r>
        <w:rPr>
          <w:rFonts w:hint="eastAsia"/>
          <w:sz w:val="24"/>
        </w:rPr>
        <w:t>用户在首页的搜索框内输入关键字，点击键盘的</w:t>
      </w:r>
      <w:r>
        <w:rPr>
          <w:rFonts w:hint="eastAsia"/>
          <w:sz w:val="24"/>
        </w:rPr>
        <w:t>Enter</w:t>
      </w:r>
      <w:r>
        <w:rPr>
          <w:rFonts w:hint="eastAsia"/>
          <w:sz w:val="24"/>
        </w:rPr>
        <w:t>键跳转到搜索结果页面。具体后端的逻辑实现为，首先引入</w:t>
      </w:r>
      <w:r>
        <w:rPr>
          <w:rFonts w:hint="eastAsia"/>
          <w:sz w:val="24"/>
        </w:rPr>
        <w:t>ES</w:t>
      </w:r>
      <w:r>
        <w:rPr>
          <w:rFonts w:hint="eastAsia"/>
          <w:sz w:val="24"/>
        </w:rPr>
        <w:t>的服务，在</w:t>
      </w:r>
      <w:r>
        <w:rPr>
          <w:rFonts w:hint="eastAsia"/>
          <w:sz w:val="24"/>
        </w:rPr>
        <w:t>Java</w:t>
      </w:r>
      <w:r>
        <w:rPr>
          <w:rFonts w:hint="eastAsia"/>
          <w:sz w:val="24"/>
        </w:rPr>
        <w:t>层面接入</w:t>
      </w:r>
      <w:r>
        <w:rPr>
          <w:rFonts w:hint="eastAsia"/>
          <w:sz w:val="24"/>
        </w:rPr>
        <w:t>ElasticSearch</w:t>
      </w:r>
      <w:r>
        <w:rPr>
          <w:rFonts w:hint="eastAsia"/>
          <w:sz w:val="24"/>
        </w:rPr>
        <w:t>服务有三种方式，可以使用</w:t>
      </w:r>
      <w:r>
        <w:rPr>
          <w:rFonts w:hint="eastAsia"/>
          <w:sz w:val="24"/>
        </w:rPr>
        <w:t>Node API</w:t>
      </w:r>
      <w:r>
        <w:rPr>
          <w:rFonts w:hint="eastAsia"/>
          <w:sz w:val="24"/>
        </w:rPr>
        <w:t>方式直接接入，可以基于</w:t>
      </w:r>
      <w:r>
        <w:rPr>
          <w:rFonts w:hint="eastAsia"/>
          <w:sz w:val="24"/>
        </w:rPr>
        <w:t>Transport API</w:t>
      </w:r>
      <w:r>
        <w:rPr>
          <w:rFonts w:hint="eastAsia"/>
          <w:sz w:val="24"/>
        </w:rPr>
        <w:t>接入，借助</w:t>
      </w:r>
      <w:r>
        <w:rPr>
          <w:rFonts w:hint="eastAsia"/>
          <w:sz w:val="24"/>
        </w:rPr>
        <w:t>9300</w:t>
      </w:r>
      <w:r>
        <w:rPr>
          <w:rFonts w:hint="eastAsia"/>
          <w:sz w:val="24"/>
        </w:rPr>
        <w:t>端口的</w:t>
      </w:r>
      <w:r>
        <w:rPr>
          <w:rFonts w:hint="eastAsia"/>
          <w:sz w:val="24"/>
        </w:rPr>
        <w:t>Transport API</w:t>
      </w:r>
      <w:r>
        <w:rPr>
          <w:rFonts w:hint="eastAsia"/>
          <w:sz w:val="24"/>
        </w:rPr>
        <w:t>接入</w:t>
      </w:r>
      <w:r>
        <w:rPr>
          <w:rFonts w:hint="eastAsia"/>
          <w:sz w:val="24"/>
        </w:rPr>
        <w:t>ElasticSearch</w:t>
      </w:r>
      <w:r>
        <w:rPr>
          <w:rFonts w:hint="eastAsia"/>
          <w:sz w:val="24"/>
        </w:rPr>
        <w:t>的集群，可以使用轻量级的</w:t>
      </w:r>
      <w:r>
        <w:rPr>
          <w:rFonts w:hint="eastAsia"/>
          <w:sz w:val="24"/>
        </w:rPr>
        <w:t>HTTP Rest Client</w:t>
      </w:r>
      <w:r>
        <w:rPr>
          <w:rFonts w:hint="eastAsia"/>
          <w:sz w:val="24"/>
        </w:rPr>
        <w:t>方式接入</w:t>
      </w:r>
      <w:r>
        <w:rPr>
          <w:rFonts w:hint="eastAsia"/>
          <w:sz w:val="24"/>
        </w:rPr>
        <w:t>ElasticSearch</w:t>
      </w:r>
      <w:r>
        <w:rPr>
          <w:rFonts w:hint="eastAsia"/>
          <w:sz w:val="24"/>
        </w:rPr>
        <w:t>，对于第一种接入方式，将</w:t>
      </w:r>
      <w:r>
        <w:rPr>
          <w:rFonts w:hint="eastAsia"/>
          <w:sz w:val="24"/>
        </w:rPr>
        <w:t>Java</w:t>
      </w:r>
      <w:r>
        <w:rPr>
          <w:rFonts w:hint="eastAsia"/>
          <w:sz w:val="24"/>
        </w:rPr>
        <w:t>应用程序作为一个结点接入集群，在其内部可以进行分片，可以访问、通讯所有</w:t>
      </w:r>
      <w:r>
        <w:rPr>
          <w:rFonts w:hint="eastAsia"/>
          <w:sz w:val="24"/>
        </w:rPr>
        <w:t>ElasticSearch</w:t>
      </w:r>
      <w:r>
        <w:rPr>
          <w:rFonts w:hint="eastAsia"/>
          <w:sz w:val="24"/>
        </w:rPr>
        <w:t>的信息，但是这种方式的缺点在于，</w:t>
      </w:r>
      <w:r>
        <w:rPr>
          <w:rFonts w:hint="eastAsia"/>
          <w:sz w:val="24"/>
        </w:rPr>
        <w:t>Java</w:t>
      </w:r>
      <w:r>
        <w:rPr>
          <w:rFonts w:hint="eastAsia"/>
          <w:sz w:val="24"/>
        </w:rPr>
        <w:t>应用程序在此种情况下有多套业务环境，其仅仅提供的是业务属性层的服务，并不需要感知分片，也不需要知道具体分片的存储位置，更不需要存储分片以及备份的数据信息，因此</w:t>
      </w:r>
      <w:r>
        <w:rPr>
          <w:rFonts w:hint="eastAsia"/>
          <w:sz w:val="24"/>
        </w:rPr>
        <w:t>Java</w:t>
      </w:r>
      <w:r>
        <w:rPr>
          <w:rFonts w:hint="eastAsia"/>
          <w:sz w:val="24"/>
        </w:rPr>
        <w:t>应用程序不适合使用此种方式接入。第二种以</w:t>
      </w:r>
      <w:r>
        <w:rPr>
          <w:rFonts w:hint="eastAsia"/>
          <w:sz w:val="24"/>
        </w:rPr>
        <w:t>Transport</w:t>
      </w:r>
      <w:r>
        <w:rPr>
          <w:rFonts w:hint="eastAsia"/>
          <w:sz w:val="24"/>
        </w:rPr>
        <w:t>通信端口</w:t>
      </w:r>
      <w:r>
        <w:rPr>
          <w:rFonts w:hint="eastAsia"/>
          <w:sz w:val="24"/>
        </w:rPr>
        <w:t>9300</w:t>
      </w:r>
      <w:r>
        <w:rPr>
          <w:rFonts w:hint="eastAsia"/>
          <w:sz w:val="24"/>
        </w:rPr>
        <w:t>进行交互，</w:t>
      </w:r>
      <w:r>
        <w:rPr>
          <w:rFonts w:hint="eastAsia"/>
          <w:sz w:val="24"/>
        </w:rPr>
        <w:t>Transport Client</w:t>
      </w:r>
      <w:r>
        <w:rPr>
          <w:rFonts w:hint="eastAsia"/>
          <w:sz w:val="24"/>
        </w:rPr>
        <w:t>连接所有</w:t>
      </w:r>
      <w:r>
        <w:rPr>
          <w:rFonts w:hint="eastAsia"/>
          <w:sz w:val="24"/>
        </w:rPr>
        <w:t>ElasticSearch</w:t>
      </w:r>
      <w:r>
        <w:rPr>
          <w:rFonts w:hint="eastAsia"/>
          <w:sz w:val="24"/>
        </w:rPr>
        <w:t>中的</w:t>
      </w:r>
      <w:r>
        <w:rPr>
          <w:rFonts w:hint="eastAsia"/>
          <w:sz w:val="24"/>
        </w:rPr>
        <w:t>9300</w:t>
      </w:r>
      <w:r>
        <w:rPr>
          <w:rFonts w:hint="eastAsia"/>
          <w:sz w:val="24"/>
        </w:rPr>
        <w:t>端口，但其本身并不是集群的一部分，而是通过</w:t>
      </w:r>
      <w:r>
        <w:rPr>
          <w:rFonts w:hint="eastAsia"/>
          <w:sz w:val="24"/>
        </w:rPr>
        <w:t>9300</w:t>
      </w:r>
      <w:r>
        <w:rPr>
          <w:rFonts w:hint="eastAsia"/>
          <w:sz w:val="24"/>
        </w:rPr>
        <w:t>端口并且符合其对应的</w:t>
      </w:r>
      <w:r>
        <w:rPr>
          <w:rFonts w:hint="eastAsia"/>
          <w:sz w:val="24"/>
        </w:rPr>
        <w:t>transport</w:t>
      </w:r>
      <w:r>
        <w:rPr>
          <w:rFonts w:hint="eastAsia"/>
          <w:sz w:val="24"/>
        </w:rPr>
        <w:t>协议为集群中的结点发送指令，获取数据，在</w:t>
      </w:r>
      <w:r>
        <w:rPr>
          <w:rFonts w:hint="eastAsia"/>
          <w:sz w:val="24"/>
        </w:rPr>
        <w:t>ElasticSearch5</w:t>
      </w:r>
      <w:r>
        <w:rPr>
          <w:rFonts w:hint="eastAsia"/>
          <w:sz w:val="24"/>
        </w:rPr>
        <w:t>之前，许多应用程序都是通过</w:t>
      </w:r>
      <w:r>
        <w:rPr>
          <w:rFonts w:hint="eastAsia"/>
          <w:sz w:val="24"/>
        </w:rPr>
        <w:t>Transport</w:t>
      </w:r>
      <w:r>
        <w:rPr>
          <w:rFonts w:hint="eastAsia"/>
          <w:sz w:val="24"/>
        </w:rPr>
        <w:t>方式交互，效率相对高，但</w:t>
      </w:r>
      <w:r>
        <w:rPr>
          <w:rFonts w:hint="eastAsia"/>
          <w:sz w:val="24"/>
        </w:rPr>
        <w:t>ElasticSearch5</w:t>
      </w:r>
      <w:r>
        <w:rPr>
          <w:rFonts w:hint="eastAsia"/>
          <w:sz w:val="24"/>
        </w:rPr>
        <w:t>之后，逐渐转移到</w:t>
      </w:r>
      <w:r>
        <w:rPr>
          <w:rFonts w:hint="eastAsia"/>
          <w:sz w:val="24"/>
        </w:rPr>
        <w:t>rest client</w:t>
      </w:r>
      <w:r>
        <w:rPr>
          <w:rFonts w:hint="eastAsia"/>
          <w:sz w:val="24"/>
        </w:rPr>
        <w:t>方式。对于</w:t>
      </w:r>
      <w:r>
        <w:rPr>
          <w:rFonts w:hint="eastAsia"/>
          <w:sz w:val="24"/>
        </w:rPr>
        <w:t>rest client</w:t>
      </w:r>
      <w:r>
        <w:rPr>
          <w:rFonts w:hint="eastAsia"/>
          <w:sz w:val="24"/>
        </w:rPr>
        <w:t>方式，即基于</w:t>
      </w:r>
      <w:r>
        <w:rPr>
          <w:rFonts w:hint="eastAsia"/>
          <w:sz w:val="24"/>
        </w:rPr>
        <w:t>HTTP</w:t>
      </w:r>
      <w:r>
        <w:rPr>
          <w:rFonts w:hint="eastAsia"/>
          <w:sz w:val="24"/>
        </w:rPr>
        <w:t>通信，其优点在于，仅仅需要连接</w:t>
      </w:r>
      <w:r>
        <w:rPr>
          <w:rFonts w:hint="eastAsia"/>
          <w:sz w:val="24"/>
        </w:rPr>
        <w:t>ElasticSearch</w:t>
      </w:r>
      <w:r>
        <w:rPr>
          <w:rFonts w:hint="eastAsia"/>
          <w:sz w:val="24"/>
        </w:rPr>
        <w:t>中任何一个结点，就可以通过发送</w:t>
      </w:r>
      <w:r>
        <w:rPr>
          <w:rFonts w:hint="eastAsia"/>
          <w:sz w:val="24"/>
        </w:rPr>
        <w:t>HTTP</w:t>
      </w:r>
      <w:r>
        <w:rPr>
          <w:rFonts w:hint="eastAsia"/>
          <w:sz w:val="24"/>
        </w:rPr>
        <w:t>请求交互，并不需要感知集群中网络拓扑的连接状态。是最为适合应用程序开发的方式，因其不受语言、地理环境的限制，仅仅使用最普通的</w:t>
      </w:r>
      <w:r>
        <w:rPr>
          <w:rFonts w:hint="eastAsia"/>
          <w:sz w:val="24"/>
        </w:rPr>
        <w:t>HTTP</w:t>
      </w:r>
      <w:r>
        <w:rPr>
          <w:rFonts w:hint="eastAsia"/>
          <w:sz w:val="24"/>
        </w:rPr>
        <w:t>协议即可满足对应的要求。本系统使用的是</w:t>
      </w:r>
      <w:r>
        <w:rPr>
          <w:rFonts w:hint="eastAsia"/>
          <w:sz w:val="24"/>
        </w:rPr>
        <w:t>ElasticSearch7.3.0</w:t>
      </w:r>
      <w:r>
        <w:rPr>
          <w:rFonts w:hint="eastAsia"/>
          <w:sz w:val="24"/>
        </w:rPr>
        <w:t>版本，</w:t>
      </w:r>
      <w:r>
        <w:rPr>
          <w:rFonts w:hint="eastAsia"/>
          <w:sz w:val="24"/>
        </w:rPr>
        <w:t>ElasticSearch7</w:t>
      </w:r>
      <w:r>
        <w:rPr>
          <w:rFonts w:hint="eastAsia"/>
          <w:sz w:val="24"/>
        </w:rPr>
        <w:t>之后已经废弃</w:t>
      </w:r>
      <w:r>
        <w:rPr>
          <w:rFonts w:hint="eastAsia"/>
          <w:sz w:val="24"/>
        </w:rPr>
        <w:t>Transport API</w:t>
      </w:r>
      <w:r>
        <w:rPr>
          <w:rFonts w:hint="eastAsia"/>
          <w:sz w:val="24"/>
        </w:rPr>
        <w:t>协议的支持，本系统使用第三种</w:t>
      </w:r>
      <w:r>
        <w:rPr>
          <w:rFonts w:hint="eastAsia"/>
          <w:sz w:val="24"/>
        </w:rPr>
        <w:t>rest client</w:t>
      </w:r>
      <w:r>
        <w:rPr>
          <w:rFonts w:hint="eastAsia"/>
          <w:sz w:val="24"/>
        </w:rPr>
        <w:t>方式。</w:t>
      </w:r>
    </w:p>
    <w:p w14:paraId="0BB0271C" w14:textId="77777777" w:rsidR="00E3550E" w:rsidRDefault="00E3550E" w:rsidP="00E3550E">
      <w:pPr>
        <w:spacing w:line="288" w:lineRule="auto"/>
        <w:ind w:firstLineChars="200" w:firstLine="480"/>
        <w:rPr>
          <w:sz w:val="24"/>
        </w:rPr>
      </w:pPr>
      <w:r>
        <w:rPr>
          <w:rFonts w:hint="eastAsia"/>
          <w:sz w:val="24"/>
        </w:rPr>
        <w:lastRenderedPageBreak/>
        <w:t>在</w:t>
      </w:r>
      <w:r>
        <w:rPr>
          <w:rFonts w:hint="eastAsia"/>
          <w:sz w:val="24"/>
        </w:rPr>
        <w:t>pom.xml</w:t>
      </w:r>
      <w:r>
        <w:rPr>
          <w:rFonts w:hint="eastAsia"/>
          <w:sz w:val="24"/>
        </w:rPr>
        <w:t>文件中引入</w:t>
      </w:r>
      <w:r>
        <w:rPr>
          <w:rFonts w:hint="eastAsia"/>
          <w:sz w:val="24"/>
        </w:rPr>
        <w:t>ElasticSearch</w:t>
      </w:r>
      <w:r>
        <w:rPr>
          <w:rFonts w:hint="eastAsia"/>
          <w:sz w:val="24"/>
        </w:rPr>
        <w:t>的相关</w:t>
      </w:r>
      <w:r>
        <w:rPr>
          <w:rFonts w:hint="eastAsia"/>
          <w:sz w:val="24"/>
        </w:rPr>
        <w:t>jar</w:t>
      </w:r>
      <w:r>
        <w:rPr>
          <w:rFonts w:hint="eastAsia"/>
          <w:sz w:val="24"/>
        </w:rPr>
        <w:t>包，在</w:t>
      </w:r>
      <w:r>
        <w:rPr>
          <w:rFonts w:hint="eastAsia"/>
          <w:sz w:val="24"/>
        </w:rPr>
        <w:t>application.yml</w:t>
      </w:r>
      <w:r>
        <w:rPr>
          <w:rFonts w:hint="eastAsia"/>
          <w:sz w:val="24"/>
        </w:rPr>
        <w:t>配置文件中声明</w:t>
      </w:r>
      <w:r>
        <w:rPr>
          <w:rFonts w:hint="eastAsia"/>
          <w:sz w:val="24"/>
        </w:rPr>
        <w:t>ElasticSearch</w:t>
      </w:r>
      <w:r>
        <w:rPr>
          <w:rFonts w:hint="eastAsia"/>
          <w:sz w:val="24"/>
        </w:rPr>
        <w:t>的服务地址，并且在</w:t>
      </w:r>
      <w:r>
        <w:rPr>
          <w:rFonts w:hint="eastAsia"/>
          <w:sz w:val="24"/>
        </w:rPr>
        <w:t>config</w:t>
      </w:r>
      <w:r>
        <w:rPr>
          <w:rFonts w:hint="eastAsia"/>
          <w:sz w:val="24"/>
        </w:rPr>
        <w:t>配置包下的</w:t>
      </w:r>
      <w:r>
        <w:rPr>
          <w:rFonts w:hint="eastAsia"/>
          <w:sz w:val="24"/>
        </w:rPr>
        <w:t>ElasticSearchRestCliet</w:t>
      </w:r>
      <w:r>
        <w:rPr>
          <w:rFonts w:hint="eastAsia"/>
          <w:sz w:val="24"/>
        </w:rPr>
        <w:t>类中存储对</w:t>
      </w:r>
      <w:r>
        <w:rPr>
          <w:rFonts w:hint="eastAsia"/>
          <w:sz w:val="24"/>
        </w:rPr>
        <w:t>ElasticSearch</w:t>
      </w:r>
      <w:r>
        <w:rPr>
          <w:rFonts w:hint="eastAsia"/>
          <w:sz w:val="24"/>
        </w:rPr>
        <w:t>的配置，保证能够成功对接</w:t>
      </w:r>
      <w:r>
        <w:rPr>
          <w:rFonts w:hint="eastAsia"/>
          <w:sz w:val="24"/>
        </w:rPr>
        <w:t>ElasticSearch</w:t>
      </w:r>
      <w:r>
        <w:rPr>
          <w:rFonts w:hint="eastAsia"/>
          <w:sz w:val="24"/>
        </w:rPr>
        <w:t>，该类应该加</w:t>
      </w:r>
      <w:r>
        <w:rPr>
          <w:rFonts w:hint="eastAsia"/>
          <w:sz w:val="24"/>
        </w:rPr>
        <w:t>@Configuration</w:t>
      </w:r>
      <w:r>
        <w:rPr>
          <w:rFonts w:hint="eastAsia"/>
          <w:sz w:val="24"/>
        </w:rPr>
        <w:t>注解表示其是一个配置的</w:t>
      </w:r>
      <w:r>
        <w:rPr>
          <w:rFonts w:hint="eastAsia"/>
          <w:sz w:val="24"/>
        </w:rPr>
        <w:t>Bean</w:t>
      </w:r>
      <w:r>
        <w:rPr>
          <w:rFonts w:hint="eastAsia"/>
          <w:sz w:val="24"/>
        </w:rPr>
        <w:t>，将配置文件中的</w:t>
      </w:r>
      <w:r>
        <w:rPr>
          <w:rFonts w:hint="eastAsia"/>
          <w:sz w:val="24"/>
        </w:rPr>
        <w:t>IP</w:t>
      </w:r>
      <w:r>
        <w:rPr>
          <w:rFonts w:hint="eastAsia"/>
          <w:sz w:val="24"/>
        </w:rPr>
        <w:t>和</w:t>
      </w:r>
      <w:r>
        <w:rPr>
          <w:rFonts w:hint="eastAsia"/>
          <w:sz w:val="24"/>
        </w:rPr>
        <w:t>Port</w:t>
      </w:r>
      <w:r>
        <w:rPr>
          <w:rFonts w:hint="eastAsia"/>
          <w:sz w:val="24"/>
        </w:rPr>
        <w:t>设给</w:t>
      </w:r>
      <w:r>
        <w:rPr>
          <w:rFonts w:hint="eastAsia"/>
          <w:sz w:val="24"/>
        </w:rPr>
        <w:t>HTTPHost</w:t>
      </w:r>
      <w:r>
        <w:rPr>
          <w:rFonts w:hint="eastAsia"/>
          <w:sz w:val="24"/>
        </w:rPr>
        <w:t>，并且指定</w:t>
      </w:r>
      <w:r>
        <w:rPr>
          <w:rFonts w:hint="eastAsia"/>
          <w:sz w:val="24"/>
        </w:rPr>
        <w:t>HTTP</w:t>
      </w:r>
      <w:r>
        <w:rPr>
          <w:rFonts w:hint="eastAsia"/>
          <w:sz w:val="24"/>
        </w:rPr>
        <w:t>协议，使用</w:t>
      </w:r>
      <w:r>
        <w:rPr>
          <w:rFonts w:hint="eastAsia"/>
          <w:sz w:val="24"/>
        </w:rPr>
        <w:t>new</w:t>
      </w:r>
      <w:r>
        <w:rPr>
          <w:rFonts w:hint="eastAsia"/>
          <w:sz w:val="24"/>
        </w:rPr>
        <w:t>的方式构造了</w:t>
      </w:r>
      <w:r>
        <w:rPr>
          <w:rFonts w:hint="eastAsia"/>
          <w:sz w:val="24"/>
        </w:rPr>
        <w:t>HTTP HighLevelRest API</w:t>
      </w:r>
      <w:r>
        <w:rPr>
          <w:rFonts w:hint="eastAsia"/>
          <w:sz w:val="24"/>
        </w:rPr>
        <w:t>即可在其它的</w:t>
      </w:r>
      <w:r>
        <w:rPr>
          <w:rFonts w:hint="eastAsia"/>
          <w:sz w:val="24"/>
        </w:rPr>
        <w:t>Bean</w:t>
      </w:r>
      <w:r>
        <w:rPr>
          <w:rFonts w:hint="eastAsia"/>
          <w:sz w:val="24"/>
        </w:rPr>
        <w:t>通过</w:t>
      </w:r>
      <w:r>
        <w:rPr>
          <w:rFonts w:hint="eastAsia"/>
          <w:sz w:val="24"/>
        </w:rPr>
        <w:t>name</w:t>
      </w:r>
      <w:r>
        <w:rPr>
          <w:rFonts w:hint="eastAsia"/>
          <w:sz w:val="24"/>
        </w:rPr>
        <w:t>的注入可以获取对应的数据。在</w:t>
      </w:r>
      <w:r>
        <w:rPr>
          <w:rFonts w:hint="eastAsia"/>
          <w:sz w:val="24"/>
        </w:rPr>
        <w:t>Service</w:t>
      </w:r>
      <w:r>
        <w:rPr>
          <w:rFonts w:hint="eastAsia"/>
          <w:sz w:val="24"/>
        </w:rPr>
        <w:t>层的</w:t>
      </w:r>
      <w:r>
        <w:rPr>
          <w:rFonts w:hint="eastAsia"/>
          <w:sz w:val="24"/>
        </w:rPr>
        <w:t>shopServiceImpl</w:t>
      </w:r>
      <w:r>
        <w:rPr>
          <w:rFonts w:hint="eastAsia"/>
          <w:sz w:val="24"/>
        </w:rPr>
        <w:t>中引入</w:t>
      </w:r>
      <w:r>
        <w:rPr>
          <w:rFonts w:hint="eastAsia"/>
          <w:sz w:val="24"/>
        </w:rPr>
        <w:t>RestHighLevelClient</w:t>
      </w:r>
      <w:r>
        <w:rPr>
          <w:rFonts w:hint="eastAsia"/>
          <w:sz w:val="24"/>
        </w:rPr>
        <w:t>的</w:t>
      </w:r>
      <w:r>
        <w:rPr>
          <w:rFonts w:hint="eastAsia"/>
          <w:sz w:val="24"/>
        </w:rPr>
        <w:t>Bean</w:t>
      </w:r>
      <w:r>
        <w:rPr>
          <w:rFonts w:hint="eastAsia"/>
          <w:sz w:val="24"/>
        </w:rPr>
        <w:t>，并且编写</w:t>
      </w:r>
      <w:r>
        <w:rPr>
          <w:rFonts w:hint="eastAsia"/>
          <w:sz w:val="24"/>
        </w:rPr>
        <w:t>searchES</w:t>
      </w:r>
      <w:r>
        <w:rPr>
          <w:rFonts w:hint="eastAsia"/>
          <w:sz w:val="24"/>
        </w:rPr>
        <w:t>方法</w:t>
      </w:r>
      <w:bookmarkEnd w:id="141"/>
      <w:bookmarkEnd w:id="142"/>
      <w:r>
        <w:rPr>
          <w:rFonts w:hint="eastAsia"/>
          <w:sz w:val="24"/>
        </w:rPr>
        <w:t>，通过</w:t>
      </w:r>
      <w:r>
        <w:rPr>
          <w:rFonts w:hint="eastAsia"/>
          <w:sz w:val="24"/>
        </w:rPr>
        <w:t>Request</w:t>
      </w:r>
      <w:r>
        <w:rPr>
          <w:rFonts w:hint="eastAsia"/>
          <w:sz w:val="24"/>
        </w:rPr>
        <w:t>方式对接</w:t>
      </w:r>
      <w:r>
        <w:rPr>
          <w:rFonts w:hint="eastAsia"/>
          <w:sz w:val="24"/>
        </w:rPr>
        <w:t>ElasticSearch</w:t>
      </w:r>
      <w:r>
        <w:rPr>
          <w:rFonts w:hint="eastAsia"/>
          <w:sz w:val="24"/>
        </w:rPr>
        <w:t>的</w:t>
      </w:r>
      <w:r>
        <w:rPr>
          <w:rFonts w:hint="eastAsia"/>
          <w:sz w:val="24"/>
        </w:rPr>
        <w:t>Restful API</w:t>
      </w:r>
      <w:r>
        <w:rPr>
          <w:rFonts w:hint="eastAsia"/>
          <w:sz w:val="24"/>
        </w:rPr>
        <w:t>，此处可以认为</w:t>
      </w:r>
      <w:r>
        <w:rPr>
          <w:rFonts w:hint="eastAsia"/>
          <w:sz w:val="24"/>
        </w:rPr>
        <w:t>Request</w:t>
      </w:r>
      <w:r>
        <w:rPr>
          <w:rFonts w:hint="eastAsia"/>
          <w:sz w:val="24"/>
        </w:rPr>
        <w:t>是基于</w:t>
      </w:r>
      <w:r>
        <w:rPr>
          <w:rFonts w:hint="eastAsia"/>
          <w:sz w:val="24"/>
        </w:rPr>
        <w:t>ElasticSearch</w:t>
      </w:r>
      <w:r>
        <w:rPr>
          <w:rFonts w:hint="eastAsia"/>
          <w:sz w:val="24"/>
        </w:rPr>
        <w:t>的</w:t>
      </w:r>
      <w:r>
        <w:rPr>
          <w:rFonts w:hint="eastAsia"/>
          <w:sz w:val="24"/>
        </w:rPr>
        <w:t>rest client</w:t>
      </w:r>
      <w:r>
        <w:rPr>
          <w:rFonts w:hint="eastAsia"/>
          <w:sz w:val="24"/>
        </w:rPr>
        <w:t>的</w:t>
      </w:r>
      <w:r>
        <w:rPr>
          <w:rFonts w:hint="eastAsia"/>
          <w:sz w:val="24"/>
        </w:rPr>
        <w:t>Request</w:t>
      </w:r>
      <w:r>
        <w:rPr>
          <w:rFonts w:hint="eastAsia"/>
          <w:sz w:val="24"/>
        </w:rPr>
        <w:t>，使用</w:t>
      </w:r>
      <w:r>
        <w:rPr>
          <w:rFonts w:hint="eastAsia"/>
          <w:sz w:val="24"/>
        </w:rPr>
        <w:t>GET</w:t>
      </w:r>
      <w:r>
        <w:rPr>
          <w:rFonts w:hint="eastAsia"/>
          <w:sz w:val="24"/>
        </w:rPr>
        <w:t>方法，索引名称为</w:t>
      </w:r>
      <w:r>
        <w:rPr>
          <w:rFonts w:hint="eastAsia"/>
          <w:sz w:val="24"/>
        </w:rPr>
        <w:t>shop</w:t>
      </w:r>
      <w:r>
        <w:rPr>
          <w:rFonts w:hint="eastAsia"/>
          <w:sz w:val="24"/>
        </w:rPr>
        <w:t>，对索引进行</w:t>
      </w:r>
      <w:r>
        <w:rPr>
          <w:rFonts w:hint="eastAsia"/>
          <w:sz w:val="24"/>
        </w:rPr>
        <w:t>search</w:t>
      </w:r>
      <w:r>
        <w:rPr>
          <w:rFonts w:hint="eastAsia"/>
          <w:sz w:val="24"/>
        </w:rPr>
        <w:t>操作。为了增强系统的可扩展性和可维护性，选择使用</w:t>
      </w:r>
      <w:r>
        <w:rPr>
          <w:rFonts w:hint="eastAsia"/>
          <w:sz w:val="24"/>
        </w:rPr>
        <w:t>fastjson</w:t>
      </w:r>
      <w:r>
        <w:rPr>
          <w:rFonts w:hint="eastAsia"/>
          <w:sz w:val="24"/>
        </w:rPr>
        <w:t>的</w:t>
      </w:r>
      <w:r>
        <w:rPr>
          <w:rFonts w:hint="eastAsia"/>
          <w:sz w:val="24"/>
        </w:rPr>
        <w:t>JSONObject</w:t>
      </w:r>
      <w:r>
        <w:rPr>
          <w:rFonts w:hint="eastAsia"/>
          <w:sz w:val="24"/>
        </w:rPr>
        <w:t>的方式构建请求，经历初次构建之后，后期的操作直接在其上增添即可，避免了从</w:t>
      </w:r>
      <w:r>
        <w:rPr>
          <w:rFonts w:hint="eastAsia"/>
          <w:sz w:val="24"/>
        </w:rPr>
        <w:t>Kibana</w:t>
      </w:r>
      <w:r>
        <w:rPr>
          <w:rFonts w:hint="eastAsia"/>
          <w:sz w:val="24"/>
        </w:rPr>
        <w:t>中重复粘贴控制语句。使用</w:t>
      </w:r>
      <w:r>
        <w:rPr>
          <w:rFonts w:hint="eastAsia"/>
          <w:sz w:val="24"/>
        </w:rPr>
        <w:t>put</w:t>
      </w:r>
      <w:r>
        <w:rPr>
          <w:rFonts w:hint="eastAsia"/>
          <w:sz w:val="24"/>
        </w:rPr>
        <w:t>的方式构建字段，每次构建下一个属性之前需要使用</w:t>
      </w:r>
      <w:r>
        <w:rPr>
          <w:rFonts w:hint="eastAsia"/>
          <w:sz w:val="24"/>
        </w:rPr>
        <w:t>getJSONObject</w:t>
      </w:r>
      <w:r>
        <w:rPr>
          <w:rFonts w:hint="eastAsia"/>
          <w:sz w:val="24"/>
        </w:rPr>
        <w:t>或</w:t>
      </w:r>
      <w:r>
        <w:rPr>
          <w:rFonts w:hint="eastAsia"/>
          <w:sz w:val="24"/>
        </w:rPr>
        <w:t>getJSONArray</w:t>
      </w:r>
      <w:r>
        <w:rPr>
          <w:rFonts w:hint="eastAsia"/>
          <w:sz w:val="24"/>
        </w:rPr>
        <w:t>的方式获取上一步构建的参数，反复直至语句完成。需要传入前端页面的参数时，直接将对象参数替换成前端需要的动态参数即可。需要构建的是</w:t>
      </w:r>
      <w:r>
        <w:rPr>
          <w:rFonts w:hint="eastAsia"/>
          <w:sz w:val="24"/>
        </w:rPr>
        <w:t>source</w:t>
      </w:r>
      <w:r>
        <w:rPr>
          <w:rFonts w:hint="eastAsia"/>
          <w:sz w:val="24"/>
        </w:rPr>
        <w:t>部分，自定义的距离字段，即使用</w:t>
      </w:r>
      <w:r>
        <w:rPr>
          <w:rFonts w:hint="eastAsia"/>
          <w:sz w:val="24"/>
        </w:rPr>
        <w:t>haversin</w:t>
      </w:r>
      <w:r>
        <w:rPr>
          <w:rFonts w:hint="eastAsia"/>
          <w:sz w:val="24"/>
        </w:rPr>
        <w:t>函数根据获取的位置信息和经纬度信息计算出距离，代码如下：</w:t>
      </w:r>
    </w:p>
    <w:p w14:paraId="7FD916A3" w14:textId="77777777" w:rsidR="00E3550E" w:rsidRDefault="00E3550E" w:rsidP="00E3550E">
      <w:pPr>
        <w:spacing w:line="288" w:lineRule="auto"/>
        <w:ind w:firstLineChars="200" w:firstLine="480"/>
        <w:rPr>
          <w:sz w:val="24"/>
        </w:rPr>
      </w:pPr>
      <w:r>
        <w:rPr>
          <w:sz w:val="24"/>
        </w:rPr>
        <w:t>jsonRequestObj.getJSONObject("script_fields").getJSONObject("distance").</w:t>
      </w:r>
    </w:p>
    <w:p w14:paraId="464677A1" w14:textId="77777777" w:rsidR="00E3550E" w:rsidRDefault="00E3550E" w:rsidP="00E3550E">
      <w:pPr>
        <w:spacing w:line="288" w:lineRule="auto"/>
        <w:ind w:firstLineChars="200" w:firstLine="480"/>
        <w:rPr>
          <w:sz w:val="24"/>
        </w:rPr>
      </w:pPr>
      <w:r>
        <w:rPr>
          <w:sz w:val="24"/>
        </w:rPr>
        <w:t>getJSONObject("script").put("source","haversin(lat,lon,doc['location'].lat,doc['location'].lon)");</w:t>
      </w:r>
    </w:p>
    <w:p w14:paraId="1868449E" w14:textId="77777777" w:rsidR="00E3550E" w:rsidRDefault="00E3550E" w:rsidP="00E3550E">
      <w:pPr>
        <w:spacing w:line="288" w:lineRule="auto"/>
        <w:ind w:firstLineChars="200" w:firstLine="480"/>
        <w:rPr>
          <w:sz w:val="24"/>
        </w:rPr>
      </w:pPr>
      <w:r>
        <w:rPr>
          <w:sz w:val="24"/>
        </w:rPr>
        <w:t>q</w:t>
      </w:r>
      <w:r>
        <w:rPr>
          <w:rFonts w:hint="eastAsia"/>
          <w:sz w:val="24"/>
        </w:rPr>
        <w:t>uery</w:t>
      </w:r>
      <w:r>
        <w:rPr>
          <w:rFonts w:hint="eastAsia"/>
          <w:sz w:val="24"/>
        </w:rPr>
        <w:t>部分，即按照关键词查询功能，先构建外围的</w:t>
      </w:r>
      <w:r>
        <w:rPr>
          <w:rFonts w:hint="eastAsia"/>
          <w:sz w:val="24"/>
        </w:rPr>
        <w:t>function_score</w:t>
      </w:r>
      <w:r>
        <w:rPr>
          <w:rFonts w:hint="eastAsia"/>
          <w:sz w:val="24"/>
        </w:rPr>
        <w:t>，在其内部构建控制查询的语句，构建</w:t>
      </w:r>
      <w:r>
        <w:rPr>
          <w:rFonts w:hint="eastAsia"/>
          <w:sz w:val="24"/>
        </w:rPr>
        <w:t>match</w:t>
      </w:r>
      <w:r>
        <w:rPr>
          <w:rFonts w:hint="eastAsia"/>
          <w:sz w:val="24"/>
        </w:rPr>
        <w:t>匹配关键字等查询信息，</w:t>
      </w:r>
      <w:r>
        <w:rPr>
          <w:sz w:val="24"/>
        </w:rPr>
        <w:t>在</w:t>
      </w:r>
      <w:r>
        <w:rPr>
          <w:sz w:val="24"/>
        </w:rPr>
        <w:t>must</w:t>
      </w:r>
      <w:r>
        <w:rPr>
          <w:sz w:val="24"/>
        </w:rPr>
        <w:t>其中有许多</w:t>
      </w:r>
      <w:r>
        <w:rPr>
          <w:sz w:val="24"/>
        </w:rPr>
        <w:t>term</w:t>
      </w:r>
      <w:r>
        <w:rPr>
          <w:sz w:val="24"/>
        </w:rPr>
        <w:t>属性</w:t>
      </w:r>
      <w:r>
        <w:rPr>
          <w:rFonts w:hint="eastAsia"/>
          <w:sz w:val="24"/>
        </w:rPr>
        <w:t>，</w:t>
      </w:r>
      <w:r>
        <w:rPr>
          <w:sz w:val="24"/>
        </w:rPr>
        <w:t>此处直接定义一个</w:t>
      </w:r>
      <w:r>
        <w:rPr>
          <w:sz w:val="24"/>
        </w:rPr>
        <w:t>queryIndex</w:t>
      </w:r>
      <w:r>
        <w:rPr>
          <w:rFonts w:hint="eastAsia"/>
          <w:sz w:val="24"/>
        </w:rPr>
        <w:t>，</w:t>
      </w:r>
      <w:r>
        <w:rPr>
          <w:sz w:val="24"/>
        </w:rPr>
        <w:t>加载了一个</w:t>
      </w:r>
      <w:r>
        <w:rPr>
          <w:sz w:val="24"/>
        </w:rPr>
        <w:t>term</w:t>
      </w:r>
      <w:r>
        <w:rPr>
          <w:sz w:val="24"/>
        </w:rPr>
        <w:t>之后将</w:t>
      </w:r>
      <w:r>
        <w:rPr>
          <w:sz w:val="24"/>
        </w:rPr>
        <w:t>queryIndex</w:t>
      </w:r>
      <w:r>
        <w:rPr>
          <w:rFonts w:hint="eastAsia"/>
          <w:sz w:val="24"/>
        </w:rPr>
        <w:t>++</w:t>
      </w:r>
      <w:r>
        <w:rPr>
          <w:sz w:val="24"/>
        </w:rPr>
        <w:t>即可继续加载下一个</w:t>
      </w:r>
      <w:r>
        <w:rPr>
          <w:sz w:val="24"/>
        </w:rPr>
        <w:t>term</w:t>
      </w:r>
      <w:r>
        <w:rPr>
          <w:rFonts w:hint="eastAsia"/>
          <w:sz w:val="24"/>
        </w:rPr>
        <w:t>。第一个</w:t>
      </w:r>
      <w:r>
        <w:rPr>
          <w:rFonts w:hint="eastAsia"/>
          <w:sz w:val="24"/>
        </w:rPr>
        <w:t>term</w:t>
      </w:r>
      <w:r>
        <w:rPr>
          <w:rFonts w:hint="eastAsia"/>
          <w:sz w:val="24"/>
        </w:rPr>
        <w:t>是关键词的</w:t>
      </w:r>
      <w:r>
        <w:rPr>
          <w:rFonts w:hint="eastAsia"/>
          <w:sz w:val="24"/>
        </w:rPr>
        <w:t>term</w:t>
      </w:r>
      <w:r>
        <w:rPr>
          <w:rFonts w:hint="eastAsia"/>
          <w:sz w:val="24"/>
        </w:rPr>
        <w:t>，对于关键词将</w:t>
      </w:r>
      <w:r>
        <w:rPr>
          <w:rFonts w:hint="eastAsia"/>
          <w:sz w:val="24"/>
        </w:rPr>
        <w:t>boost</w:t>
      </w:r>
      <w:r>
        <w:rPr>
          <w:rFonts w:hint="eastAsia"/>
          <w:sz w:val="24"/>
        </w:rPr>
        <w:t>打分设为</w:t>
      </w:r>
      <w:r>
        <w:rPr>
          <w:rFonts w:hint="eastAsia"/>
          <w:sz w:val="24"/>
        </w:rPr>
        <w:t>0.1</w:t>
      </w:r>
      <w:r>
        <w:rPr>
          <w:rFonts w:hint="eastAsia"/>
          <w:sz w:val="24"/>
        </w:rPr>
        <w:t>；第二个</w:t>
      </w:r>
      <w:r>
        <w:rPr>
          <w:rFonts w:hint="eastAsia"/>
          <w:sz w:val="24"/>
        </w:rPr>
        <w:t>term</w:t>
      </w:r>
      <w:r>
        <w:rPr>
          <w:rFonts w:hint="eastAsia"/>
          <w:sz w:val="24"/>
        </w:rPr>
        <w:t>是启用标志</w:t>
      </w:r>
      <w:r>
        <w:rPr>
          <w:rFonts w:hint="eastAsia"/>
          <w:sz w:val="24"/>
        </w:rPr>
        <w:t>disabled_flag</w:t>
      </w:r>
      <w:r>
        <w:rPr>
          <w:rFonts w:hint="eastAsia"/>
          <w:sz w:val="24"/>
        </w:rPr>
        <w:t>的</w:t>
      </w:r>
      <w:r>
        <w:rPr>
          <w:rFonts w:hint="eastAsia"/>
          <w:sz w:val="24"/>
        </w:rPr>
        <w:t>term</w:t>
      </w:r>
      <w:r>
        <w:rPr>
          <w:rFonts w:hint="eastAsia"/>
          <w:sz w:val="24"/>
        </w:rPr>
        <w:t>，若为</w:t>
      </w:r>
      <w:r>
        <w:rPr>
          <w:rFonts w:hint="eastAsia"/>
          <w:sz w:val="24"/>
        </w:rPr>
        <w:t>0</w:t>
      </w:r>
      <w:r>
        <w:rPr>
          <w:rFonts w:hint="eastAsia"/>
          <w:sz w:val="24"/>
        </w:rPr>
        <w:t>表示商户启用可以被展示给用户；第三个</w:t>
      </w:r>
      <w:r>
        <w:rPr>
          <w:rFonts w:hint="eastAsia"/>
          <w:sz w:val="24"/>
        </w:rPr>
        <w:t>term</w:t>
      </w:r>
      <w:r>
        <w:rPr>
          <w:rFonts w:hint="eastAsia"/>
          <w:sz w:val="24"/>
        </w:rPr>
        <w:t>是品类名称，若收到了前端传入的</w:t>
      </w:r>
      <w:r>
        <w:rPr>
          <w:rFonts w:hint="eastAsia"/>
          <w:sz w:val="24"/>
        </w:rPr>
        <w:t>categoryID</w:t>
      </w:r>
      <w:r>
        <w:rPr>
          <w:rFonts w:hint="eastAsia"/>
          <w:sz w:val="24"/>
        </w:rPr>
        <w:t>，即需要根据品类分类搜索，加载第三个</w:t>
      </w:r>
      <w:r>
        <w:rPr>
          <w:rFonts w:hint="eastAsia"/>
          <w:sz w:val="24"/>
        </w:rPr>
        <w:t>term</w:t>
      </w:r>
      <w:r>
        <w:rPr>
          <w:rFonts w:hint="eastAsia"/>
          <w:sz w:val="24"/>
        </w:rPr>
        <w:t>中的内容。</w:t>
      </w:r>
    </w:p>
    <w:p w14:paraId="731D0ECD" w14:textId="77777777" w:rsidR="00E3550E" w:rsidRDefault="00E3550E" w:rsidP="00E3550E">
      <w:pPr>
        <w:spacing w:line="288" w:lineRule="auto"/>
        <w:ind w:firstLineChars="200" w:firstLine="480"/>
        <w:rPr>
          <w:sz w:val="24"/>
        </w:rPr>
      </w:pPr>
      <w:r>
        <w:rPr>
          <w:rFonts w:hint="eastAsia"/>
          <w:sz w:val="24"/>
        </w:rPr>
        <w:t>将最终封装的结果对象放入</w:t>
      </w:r>
      <w:r>
        <w:rPr>
          <w:rFonts w:hint="eastAsia"/>
          <w:sz w:val="24"/>
        </w:rPr>
        <w:t>Request</w:t>
      </w:r>
      <w:r>
        <w:rPr>
          <w:rFonts w:hint="eastAsia"/>
          <w:sz w:val="24"/>
        </w:rPr>
        <w:t>的</w:t>
      </w:r>
      <w:r>
        <w:rPr>
          <w:rFonts w:hint="eastAsia"/>
          <w:sz w:val="24"/>
        </w:rPr>
        <w:t>setJSONEntity</w:t>
      </w:r>
      <w:r>
        <w:rPr>
          <w:rFonts w:hint="eastAsia"/>
          <w:sz w:val="24"/>
        </w:rPr>
        <w:t>中，调用</w:t>
      </w:r>
      <w:r>
        <w:rPr>
          <w:sz w:val="24"/>
        </w:rPr>
        <w:t>RestHighLevelClien</w:t>
      </w:r>
      <w:r>
        <w:rPr>
          <w:rFonts w:hint="eastAsia"/>
          <w:sz w:val="24"/>
        </w:rPr>
        <w:t>t</w:t>
      </w:r>
      <w:r>
        <w:rPr>
          <w:rFonts w:hint="eastAsia"/>
          <w:sz w:val="24"/>
        </w:rPr>
        <w:t>的</w:t>
      </w:r>
      <w:r>
        <w:rPr>
          <w:rFonts w:hint="eastAsia"/>
          <w:sz w:val="24"/>
        </w:rPr>
        <w:t>getLowLevelClient</w:t>
      </w:r>
      <w:r>
        <w:rPr>
          <w:rFonts w:hint="eastAsia"/>
          <w:sz w:val="24"/>
        </w:rPr>
        <w:t>方法返回给</w:t>
      </w:r>
      <w:r>
        <w:rPr>
          <w:rFonts w:hint="eastAsia"/>
          <w:sz w:val="24"/>
        </w:rPr>
        <w:t>HTTP</w:t>
      </w:r>
      <w:r>
        <w:rPr>
          <w:rFonts w:hint="eastAsia"/>
          <w:sz w:val="24"/>
        </w:rPr>
        <w:t>的</w:t>
      </w:r>
      <w:r>
        <w:rPr>
          <w:rFonts w:hint="eastAsia"/>
          <w:sz w:val="24"/>
        </w:rPr>
        <w:t>Response</w:t>
      </w:r>
      <w:r>
        <w:rPr>
          <w:rFonts w:hint="eastAsia"/>
          <w:sz w:val="24"/>
        </w:rPr>
        <w:t>。将</w:t>
      </w:r>
      <w:r>
        <w:rPr>
          <w:rFonts w:hint="eastAsia"/>
          <w:sz w:val="24"/>
        </w:rPr>
        <w:t>Response</w:t>
      </w:r>
      <w:r>
        <w:rPr>
          <w:rFonts w:hint="eastAsia"/>
          <w:sz w:val="24"/>
        </w:rPr>
        <w:t>的实体拿给</w:t>
      </w:r>
      <w:r>
        <w:rPr>
          <w:rFonts w:hint="eastAsia"/>
          <w:sz w:val="24"/>
        </w:rPr>
        <w:t>EntityUtils</w:t>
      </w:r>
      <w:r>
        <w:rPr>
          <w:rFonts w:hint="eastAsia"/>
          <w:sz w:val="24"/>
        </w:rPr>
        <w:t>，转化为字符串，此处的字符串即为发出请求后查询出的一系列结果的字符串格式。将该字符串转化为</w:t>
      </w:r>
      <w:r>
        <w:rPr>
          <w:rFonts w:hint="eastAsia"/>
          <w:sz w:val="24"/>
        </w:rPr>
        <w:t>JSONObject</w:t>
      </w:r>
      <w:r>
        <w:rPr>
          <w:rFonts w:hint="eastAsia"/>
          <w:sz w:val="24"/>
        </w:rPr>
        <w:t>的形式，取到</w:t>
      </w:r>
      <w:r>
        <w:rPr>
          <w:rFonts w:hint="eastAsia"/>
          <w:sz w:val="24"/>
        </w:rPr>
        <w:t>JSONArray</w:t>
      </w:r>
      <w:r>
        <w:rPr>
          <w:rFonts w:hint="eastAsia"/>
          <w:sz w:val="24"/>
        </w:rPr>
        <w:t>形式的</w:t>
      </w:r>
      <w:r>
        <w:rPr>
          <w:rFonts w:hint="eastAsia"/>
          <w:sz w:val="24"/>
        </w:rPr>
        <w:t>hits</w:t>
      </w:r>
      <w:r>
        <w:rPr>
          <w:rFonts w:hint="eastAsia"/>
          <w:sz w:val="24"/>
        </w:rPr>
        <w:t>结点下的一系列结果，遍历</w:t>
      </w:r>
      <w:r>
        <w:rPr>
          <w:rFonts w:hint="eastAsia"/>
          <w:sz w:val="24"/>
        </w:rPr>
        <w:t>JSONArray</w:t>
      </w:r>
      <w:r>
        <w:rPr>
          <w:rFonts w:hint="eastAsia"/>
          <w:sz w:val="24"/>
        </w:rPr>
        <w:t>，获取其中的查询结果，由于获取方式复杂，可以选择只获取</w:t>
      </w:r>
      <w:r>
        <w:rPr>
          <w:rFonts w:hint="eastAsia"/>
          <w:sz w:val="24"/>
        </w:rPr>
        <w:t>ID</w:t>
      </w:r>
      <w:r>
        <w:rPr>
          <w:rFonts w:hint="eastAsia"/>
          <w:sz w:val="24"/>
        </w:rPr>
        <w:t>和距离，根据后台封装好的</w:t>
      </w:r>
      <w:r>
        <w:rPr>
          <w:rFonts w:hint="eastAsia"/>
          <w:sz w:val="24"/>
        </w:rPr>
        <w:t>SQL</w:t>
      </w:r>
      <w:r>
        <w:rPr>
          <w:rFonts w:hint="eastAsia"/>
          <w:sz w:val="24"/>
        </w:rPr>
        <w:t>查询的方式，直接根据</w:t>
      </w:r>
      <w:r>
        <w:rPr>
          <w:rFonts w:hint="eastAsia"/>
          <w:sz w:val="24"/>
        </w:rPr>
        <w:t>ID</w:t>
      </w:r>
      <w:r>
        <w:rPr>
          <w:rFonts w:hint="eastAsia"/>
          <w:sz w:val="24"/>
        </w:rPr>
        <w:t>查询出门店的所有信息，并将距离信息</w:t>
      </w:r>
      <w:r>
        <w:rPr>
          <w:rFonts w:hint="eastAsia"/>
          <w:sz w:val="24"/>
        </w:rPr>
        <w:t>set</w:t>
      </w:r>
      <w:r>
        <w:rPr>
          <w:rFonts w:hint="eastAsia"/>
          <w:sz w:val="24"/>
        </w:rPr>
        <w:t>到</w:t>
      </w:r>
      <w:r>
        <w:rPr>
          <w:rFonts w:hint="eastAsia"/>
          <w:sz w:val="24"/>
        </w:rPr>
        <w:t>shopModel</w:t>
      </w:r>
      <w:r>
        <w:rPr>
          <w:rFonts w:hint="eastAsia"/>
          <w:sz w:val="24"/>
        </w:rPr>
        <w:t>中。获取距离字段信息的代码如下：</w:t>
      </w:r>
    </w:p>
    <w:p w14:paraId="3CCDD186" w14:textId="77777777" w:rsidR="00E3550E" w:rsidRDefault="00E3550E" w:rsidP="00E3550E">
      <w:pPr>
        <w:spacing w:line="288" w:lineRule="auto"/>
        <w:ind w:firstLineChars="200" w:firstLine="480"/>
        <w:rPr>
          <w:sz w:val="24"/>
        </w:rPr>
      </w:pPr>
      <w:r>
        <w:rPr>
          <w:sz w:val="24"/>
        </w:rPr>
        <w:t>BigDecimal distance=new BigDecimal</w:t>
      </w:r>
    </w:p>
    <w:p w14:paraId="3EEBCFAE" w14:textId="77777777" w:rsidR="00E3550E" w:rsidRDefault="00E3550E" w:rsidP="00E3550E">
      <w:pPr>
        <w:spacing w:line="288" w:lineRule="auto"/>
        <w:ind w:firstLineChars="200" w:firstLine="480"/>
        <w:rPr>
          <w:sz w:val="24"/>
        </w:rPr>
      </w:pPr>
      <w:r>
        <w:rPr>
          <w:sz w:val="24"/>
        </w:rPr>
        <w:t>(jsonObj.getJSONObject("fields").getJSONArray("distance").get(0).toString());</w:t>
      </w:r>
    </w:p>
    <w:p w14:paraId="778B236B" w14:textId="77777777" w:rsidR="00E3550E" w:rsidRDefault="00E3550E" w:rsidP="00E3550E">
      <w:pPr>
        <w:spacing w:line="288" w:lineRule="auto"/>
        <w:ind w:firstLineChars="200" w:firstLine="480"/>
        <w:rPr>
          <w:sz w:val="24"/>
        </w:rPr>
      </w:pPr>
      <w:r>
        <w:rPr>
          <w:rFonts w:hint="eastAsia"/>
          <w:sz w:val="24"/>
        </w:rPr>
        <w:lastRenderedPageBreak/>
        <w:t>将</w:t>
      </w:r>
      <w:r>
        <w:rPr>
          <w:rFonts w:hint="eastAsia"/>
          <w:sz w:val="24"/>
        </w:rPr>
        <w:t>ElasticSearch</w:t>
      </w:r>
      <w:r>
        <w:rPr>
          <w:rFonts w:hint="eastAsia"/>
          <w:sz w:val="24"/>
        </w:rPr>
        <w:t>中返回的千米的函数转换为米后向上取整，获得最终精细化后的距离。最后在</w:t>
      </w:r>
      <w:r>
        <w:rPr>
          <w:rFonts w:hint="eastAsia"/>
          <w:sz w:val="24"/>
        </w:rPr>
        <w:t>Controller</w:t>
      </w:r>
      <w:r>
        <w:rPr>
          <w:rFonts w:hint="eastAsia"/>
          <w:sz w:val="24"/>
        </w:rPr>
        <w:t>层实现与前端页面的交互即可实现整体的需求。</w:t>
      </w:r>
    </w:p>
    <w:p w14:paraId="2FDABE93" w14:textId="77777777" w:rsidR="00E3550E" w:rsidRDefault="00E3550E" w:rsidP="00E3550E">
      <w:pPr>
        <w:pStyle w:val="3"/>
        <w:tabs>
          <w:tab w:val="left" w:pos="0"/>
        </w:tabs>
        <w:spacing w:beforeLines="100" w:before="312" w:after="0" w:line="288" w:lineRule="auto"/>
        <w:rPr>
          <w:rFonts w:eastAsia="黑体"/>
          <w:b w:val="0"/>
          <w:color w:val="000000"/>
          <w:sz w:val="28"/>
          <w:szCs w:val="28"/>
        </w:rPr>
      </w:pPr>
      <w:bookmarkStart w:id="144" w:name="_Toc484871929"/>
      <w:bookmarkStart w:id="145" w:name="_Toc484871673"/>
      <w:bookmarkStart w:id="146" w:name="_Toc101728952"/>
      <w:r>
        <w:rPr>
          <w:rFonts w:eastAsia="黑体" w:hint="eastAsia"/>
          <w:b w:val="0"/>
          <w:color w:val="000000"/>
          <w:sz w:val="28"/>
          <w:szCs w:val="28"/>
        </w:rPr>
        <w:t>5.</w:t>
      </w:r>
      <w:r>
        <w:rPr>
          <w:rFonts w:eastAsia="黑体"/>
          <w:b w:val="0"/>
          <w:color w:val="000000"/>
          <w:sz w:val="28"/>
          <w:szCs w:val="28"/>
        </w:rPr>
        <w:t>3</w:t>
      </w:r>
      <w:r>
        <w:rPr>
          <w:rFonts w:eastAsia="黑体" w:hint="eastAsia"/>
          <w:b w:val="0"/>
          <w:color w:val="000000"/>
          <w:sz w:val="28"/>
          <w:szCs w:val="28"/>
        </w:rPr>
        <w:t xml:space="preserve">.2 </w:t>
      </w:r>
      <w:bookmarkEnd w:id="144"/>
      <w:bookmarkEnd w:id="145"/>
      <w:r>
        <w:rPr>
          <w:rFonts w:eastAsia="黑体" w:hint="eastAsia"/>
          <w:b w:val="0"/>
          <w:color w:val="000000"/>
          <w:sz w:val="28"/>
          <w:szCs w:val="28"/>
        </w:rPr>
        <w:t>根据排序、标签查看搜索结果功能</w:t>
      </w:r>
      <w:bookmarkEnd w:id="146"/>
    </w:p>
    <w:p w14:paraId="75CDED3C" w14:textId="77777777" w:rsidR="00E3550E" w:rsidRDefault="00E3550E" w:rsidP="00E3550E">
      <w:pPr>
        <w:spacing w:line="288" w:lineRule="auto"/>
        <w:ind w:firstLineChars="200" w:firstLine="480"/>
        <w:rPr>
          <w:sz w:val="24"/>
        </w:rPr>
      </w:pPr>
      <w:r>
        <w:rPr>
          <w:rFonts w:hint="eastAsia"/>
          <w:sz w:val="24"/>
        </w:rPr>
        <w:t>系统的排序功能有默认排序和低价排序，根据上节介绍，要实现默认排序功能首先要构建</w:t>
      </w:r>
      <w:r>
        <w:rPr>
          <w:rFonts w:hint="eastAsia"/>
          <w:sz w:val="24"/>
        </w:rPr>
        <w:t>functions</w:t>
      </w:r>
      <w:r>
        <w:rPr>
          <w:rFonts w:hint="eastAsia"/>
          <w:sz w:val="24"/>
        </w:rPr>
        <w:t>部分，在其中定义排序规则，对于默认的排序规则，系统规定根据距离和评分等因素进行排序，本系统为了更精确排序模型，对距离使用</w:t>
      </w:r>
      <w:r>
        <w:rPr>
          <w:rFonts w:hint="eastAsia"/>
          <w:sz w:val="24"/>
        </w:rPr>
        <w:t>ElasticSearch</w:t>
      </w:r>
      <w:r>
        <w:rPr>
          <w:rFonts w:hint="eastAsia"/>
          <w:sz w:val="24"/>
        </w:rPr>
        <w:t>的高斯衰减函数打分，需要</w:t>
      </w:r>
      <w:r>
        <w:rPr>
          <w:rFonts w:hint="eastAsia"/>
          <w:sz w:val="24"/>
        </w:rPr>
        <w:t>origin</w:t>
      </w:r>
      <w:r>
        <w:rPr>
          <w:rFonts w:hint="eastAsia"/>
          <w:sz w:val="24"/>
        </w:rPr>
        <w:t>参数，设为用户所在经纬度；</w:t>
      </w:r>
      <w:r>
        <w:rPr>
          <w:rFonts w:hint="eastAsia"/>
          <w:sz w:val="24"/>
        </w:rPr>
        <w:t>scale</w:t>
      </w:r>
      <w:r>
        <w:rPr>
          <w:rFonts w:hint="eastAsia"/>
          <w:sz w:val="24"/>
        </w:rPr>
        <w:t>参数，表示到设定值为衰减的拐点，设置为</w:t>
      </w:r>
      <w:r>
        <w:rPr>
          <w:rFonts w:hint="eastAsia"/>
          <w:sz w:val="24"/>
        </w:rPr>
        <w:t>100km</w:t>
      </w:r>
      <w:r>
        <w:rPr>
          <w:rFonts w:hint="eastAsia"/>
          <w:sz w:val="24"/>
        </w:rPr>
        <w:t>；</w:t>
      </w:r>
      <w:r>
        <w:rPr>
          <w:rFonts w:hint="eastAsia"/>
          <w:sz w:val="24"/>
        </w:rPr>
        <w:t>offset</w:t>
      </w:r>
      <w:r>
        <w:rPr>
          <w:rFonts w:hint="eastAsia"/>
          <w:sz w:val="24"/>
        </w:rPr>
        <w:t>参数，起始点</w:t>
      </w:r>
      <w:r>
        <w:rPr>
          <w:rFonts w:hint="eastAsia"/>
          <w:sz w:val="24"/>
        </w:rPr>
        <w:t>0km</w:t>
      </w:r>
      <w:r>
        <w:rPr>
          <w:rFonts w:hint="eastAsia"/>
          <w:sz w:val="24"/>
        </w:rPr>
        <w:t>；</w:t>
      </w:r>
      <w:r>
        <w:rPr>
          <w:rFonts w:hint="eastAsia"/>
          <w:sz w:val="24"/>
        </w:rPr>
        <w:t>decay</w:t>
      </w:r>
      <w:r>
        <w:rPr>
          <w:rFonts w:hint="eastAsia"/>
          <w:sz w:val="24"/>
        </w:rPr>
        <w:t>参数，设为</w:t>
      </w:r>
      <w:r>
        <w:rPr>
          <w:rFonts w:hint="eastAsia"/>
          <w:sz w:val="24"/>
        </w:rPr>
        <w:t>0.5</w:t>
      </w:r>
      <w:r>
        <w:rPr>
          <w:rFonts w:hint="eastAsia"/>
          <w:sz w:val="24"/>
        </w:rPr>
        <w:t>。</w:t>
      </w:r>
      <w:r>
        <w:rPr>
          <w:rFonts w:hint="eastAsia"/>
          <w:sz w:val="24"/>
        </w:rPr>
        <w:t>ElasticSearch</w:t>
      </w:r>
      <w:r>
        <w:rPr>
          <w:rFonts w:hint="eastAsia"/>
          <w:sz w:val="24"/>
        </w:rPr>
        <w:t>支持的衰减函数有三类，高斯</w:t>
      </w:r>
      <w:r>
        <w:rPr>
          <w:rFonts w:hint="eastAsia"/>
          <w:sz w:val="24"/>
        </w:rPr>
        <w:t>guass</w:t>
      </w:r>
      <w:r>
        <w:rPr>
          <w:rFonts w:hint="eastAsia"/>
          <w:sz w:val="24"/>
        </w:rPr>
        <w:t>、指数</w:t>
      </w:r>
      <w:r>
        <w:rPr>
          <w:rFonts w:hint="eastAsia"/>
          <w:sz w:val="24"/>
        </w:rPr>
        <w:t>exp</w:t>
      </w:r>
      <w:r>
        <w:rPr>
          <w:rFonts w:hint="eastAsia"/>
          <w:sz w:val="24"/>
        </w:rPr>
        <w:t>和线性</w:t>
      </w:r>
      <w:r>
        <w:rPr>
          <w:rFonts w:hint="eastAsia"/>
          <w:sz w:val="24"/>
        </w:rPr>
        <w:t>linear</w:t>
      </w:r>
      <w:r>
        <w:rPr>
          <w:rFonts w:hint="eastAsia"/>
          <w:sz w:val="24"/>
        </w:rPr>
        <w:t>，线性函数是条直线，一旦直线与横轴相交，所有其他值的评分就均为</w:t>
      </w:r>
      <w:r>
        <w:rPr>
          <w:rFonts w:hint="eastAsia"/>
          <w:sz w:val="24"/>
        </w:rPr>
        <w:t>0</w:t>
      </w:r>
      <w:r>
        <w:rPr>
          <w:rFonts w:hint="eastAsia"/>
          <w:sz w:val="24"/>
        </w:rPr>
        <w:t>；指数函数是先剧烈衰减再变缓，高斯函数是钟形的，它的衰减速率先是缓慢，然后变快，最后又放缓。高斯函数支持四种参数，</w:t>
      </w:r>
      <w:r>
        <w:rPr>
          <w:rFonts w:hint="eastAsia"/>
          <w:sz w:val="24"/>
        </w:rPr>
        <w:t>origin</w:t>
      </w:r>
      <w:r>
        <w:rPr>
          <w:rFonts w:hint="eastAsia"/>
          <w:sz w:val="24"/>
        </w:rPr>
        <w:t>中心点，或者是字段有可能的最佳值，落在中心点上的文档评分为满分</w:t>
      </w:r>
      <w:r>
        <w:rPr>
          <w:rFonts w:hint="eastAsia"/>
          <w:sz w:val="24"/>
        </w:rPr>
        <w:t>1</w:t>
      </w:r>
      <w:r>
        <w:rPr>
          <w:rFonts w:hint="eastAsia"/>
          <w:sz w:val="24"/>
        </w:rPr>
        <w:t>分，支持数值、时间以及经纬度地理坐标点字段；以</w:t>
      </w:r>
      <w:r>
        <w:rPr>
          <w:rFonts w:hint="eastAsia"/>
          <w:sz w:val="24"/>
        </w:rPr>
        <w:t>origin</w:t>
      </w:r>
      <w:r>
        <w:rPr>
          <w:rFonts w:hint="eastAsia"/>
          <w:sz w:val="24"/>
        </w:rPr>
        <w:t>为中心，为其设一个便偏移量</w:t>
      </w:r>
      <w:r>
        <w:rPr>
          <w:rFonts w:hint="eastAsia"/>
          <w:sz w:val="24"/>
        </w:rPr>
        <w:t>offset</w:t>
      </w:r>
      <w:r>
        <w:rPr>
          <w:rFonts w:hint="eastAsia"/>
          <w:sz w:val="24"/>
        </w:rPr>
        <w:t>覆盖一个范围，在此范围内的所有评分同样都是和在中心点上一样的满分；</w:t>
      </w:r>
      <w:r>
        <w:rPr>
          <w:rFonts w:hint="eastAsia"/>
          <w:sz w:val="24"/>
        </w:rPr>
        <w:t>scale</w:t>
      </w:r>
      <w:r>
        <w:rPr>
          <w:rFonts w:hint="eastAsia"/>
          <w:sz w:val="24"/>
        </w:rPr>
        <w:t>是衰减率，是一个文档从</w:t>
      </w:r>
      <w:r>
        <w:rPr>
          <w:rFonts w:hint="eastAsia"/>
          <w:sz w:val="24"/>
        </w:rPr>
        <w:t>origin</w:t>
      </w:r>
      <w:r>
        <w:rPr>
          <w:rFonts w:hint="eastAsia"/>
          <w:sz w:val="24"/>
        </w:rPr>
        <w:t>中心点下落时，评分改变的速度；</w:t>
      </w:r>
      <w:r>
        <w:rPr>
          <w:rFonts w:hint="eastAsia"/>
          <w:sz w:val="24"/>
        </w:rPr>
        <w:t>decay</w:t>
      </w:r>
      <w:r>
        <w:rPr>
          <w:rFonts w:hint="eastAsia"/>
          <w:sz w:val="24"/>
        </w:rPr>
        <w:t>是从</w:t>
      </w:r>
      <w:r>
        <w:rPr>
          <w:rFonts w:hint="eastAsia"/>
          <w:sz w:val="24"/>
        </w:rPr>
        <w:t>origin</w:t>
      </w:r>
      <w:r>
        <w:rPr>
          <w:rFonts w:hint="eastAsia"/>
          <w:sz w:val="24"/>
        </w:rPr>
        <w:t>衰减到</w:t>
      </w:r>
      <w:r>
        <w:rPr>
          <w:rFonts w:hint="eastAsia"/>
          <w:sz w:val="24"/>
        </w:rPr>
        <w:t>scale</w:t>
      </w:r>
      <w:r>
        <w:rPr>
          <w:rFonts w:hint="eastAsia"/>
          <w:sz w:val="24"/>
        </w:rPr>
        <w:t>所得的评分，默认为</w:t>
      </w:r>
      <w:r>
        <w:rPr>
          <w:rFonts w:hint="eastAsia"/>
          <w:sz w:val="24"/>
        </w:rPr>
        <w:t>0.5</w:t>
      </w:r>
      <w:r>
        <w:rPr>
          <w:rFonts w:hint="eastAsia"/>
          <w:sz w:val="24"/>
        </w:rPr>
        <w:t>。对于本系统来说，与用户所在距离为</w:t>
      </w:r>
      <w:r>
        <w:rPr>
          <w:rFonts w:hint="eastAsia"/>
          <w:sz w:val="24"/>
        </w:rPr>
        <w:t>0</w:t>
      </w:r>
      <w:r>
        <w:rPr>
          <w:rFonts w:hint="eastAsia"/>
          <w:sz w:val="24"/>
        </w:rPr>
        <w:t>的门店评分为</w:t>
      </w:r>
      <w:r>
        <w:rPr>
          <w:rFonts w:hint="eastAsia"/>
          <w:sz w:val="24"/>
        </w:rPr>
        <w:t>1</w:t>
      </w:r>
      <w:r>
        <w:rPr>
          <w:rFonts w:hint="eastAsia"/>
          <w:sz w:val="24"/>
        </w:rPr>
        <w:t>分，在此范围之外，评分会发生衰减，衰减值由</w:t>
      </w:r>
      <w:r>
        <w:rPr>
          <w:rFonts w:hint="eastAsia"/>
          <w:sz w:val="24"/>
        </w:rPr>
        <w:t>scale</w:t>
      </w:r>
      <w:r>
        <w:rPr>
          <w:rFonts w:hint="eastAsia"/>
          <w:sz w:val="24"/>
        </w:rPr>
        <w:t>值和</w:t>
      </w:r>
      <w:r>
        <w:rPr>
          <w:rFonts w:hint="eastAsia"/>
          <w:sz w:val="24"/>
        </w:rPr>
        <w:t>decay</w:t>
      </w:r>
      <w:r>
        <w:rPr>
          <w:rFonts w:hint="eastAsia"/>
          <w:sz w:val="24"/>
        </w:rPr>
        <w:t>值决定。默认排序除了需要距离的打分之外，还需要门店评分和商户评分，为了评估准确将五分制归一化，将门店的</w:t>
      </w:r>
      <w:r>
        <w:rPr>
          <w:rFonts w:hint="eastAsia"/>
          <w:sz w:val="24"/>
        </w:rPr>
        <w:t>weight</w:t>
      </w:r>
      <w:r>
        <w:rPr>
          <w:rFonts w:hint="eastAsia"/>
          <w:sz w:val="24"/>
        </w:rPr>
        <w:t>属性设为</w:t>
      </w:r>
      <w:r>
        <w:rPr>
          <w:rFonts w:hint="eastAsia"/>
          <w:sz w:val="24"/>
        </w:rPr>
        <w:t>0.2</w:t>
      </w:r>
      <w:r>
        <w:rPr>
          <w:rFonts w:hint="eastAsia"/>
          <w:sz w:val="24"/>
        </w:rPr>
        <w:t>，商户的设为</w:t>
      </w:r>
      <w:r>
        <w:rPr>
          <w:rFonts w:hint="eastAsia"/>
          <w:sz w:val="24"/>
        </w:rPr>
        <w:t>0.1</w:t>
      </w:r>
      <w:r>
        <w:rPr>
          <w:rFonts w:hint="eastAsia"/>
          <w:sz w:val="24"/>
        </w:rPr>
        <w:t>。最终系统的搜索结果是将系统默认的</w:t>
      </w:r>
      <w:r>
        <w:rPr>
          <w:rFonts w:hint="eastAsia"/>
          <w:sz w:val="24"/>
        </w:rPr>
        <w:t>TF-IDF</w:t>
      </w:r>
      <w:r>
        <w:rPr>
          <w:rFonts w:hint="eastAsia"/>
          <w:sz w:val="24"/>
        </w:rPr>
        <w:t>打分，与定义的</w:t>
      </w:r>
      <w:r>
        <w:rPr>
          <w:rFonts w:hint="eastAsia"/>
          <w:sz w:val="24"/>
        </w:rPr>
        <w:t>functions</w:t>
      </w:r>
      <w:r>
        <w:rPr>
          <w:rFonts w:hint="eastAsia"/>
          <w:sz w:val="24"/>
        </w:rPr>
        <w:t>中的打分融合，需要设定</w:t>
      </w:r>
      <w:r>
        <w:rPr>
          <w:rFonts w:hint="eastAsia"/>
          <w:sz w:val="24"/>
        </w:rPr>
        <w:t>score_mode</w:t>
      </w:r>
      <w:r>
        <w:rPr>
          <w:rFonts w:hint="eastAsia"/>
          <w:sz w:val="24"/>
        </w:rPr>
        <w:t>为</w:t>
      </w:r>
      <w:r>
        <w:rPr>
          <w:rFonts w:hint="eastAsia"/>
          <w:sz w:val="24"/>
        </w:rPr>
        <w:t>sum</w:t>
      </w:r>
      <w:r>
        <w:rPr>
          <w:rFonts w:hint="eastAsia"/>
          <w:sz w:val="24"/>
        </w:rPr>
        <w:t>即</w:t>
      </w:r>
      <w:r>
        <w:rPr>
          <w:rFonts w:hint="eastAsia"/>
          <w:sz w:val="24"/>
        </w:rPr>
        <w:t>functions</w:t>
      </w:r>
      <w:r>
        <w:rPr>
          <w:rFonts w:hint="eastAsia"/>
          <w:sz w:val="24"/>
        </w:rPr>
        <w:t>内部打分的分值相加的形式，</w:t>
      </w:r>
      <w:r>
        <w:rPr>
          <w:rFonts w:hint="eastAsia"/>
          <w:sz w:val="24"/>
        </w:rPr>
        <w:t>boost_mode</w:t>
      </w:r>
      <w:r>
        <w:rPr>
          <w:rFonts w:hint="eastAsia"/>
          <w:sz w:val="24"/>
        </w:rPr>
        <w:t>为</w:t>
      </w:r>
      <w:r>
        <w:rPr>
          <w:rFonts w:hint="eastAsia"/>
          <w:sz w:val="24"/>
        </w:rPr>
        <w:t>sum</w:t>
      </w:r>
      <w:r>
        <w:rPr>
          <w:rFonts w:hint="eastAsia"/>
          <w:sz w:val="24"/>
        </w:rPr>
        <w:t>是</w:t>
      </w:r>
      <w:r>
        <w:rPr>
          <w:rFonts w:hint="eastAsia"/>
          <w:sz w:val="24"/>
        </w:rPr>
        <w:t>functions</w:t>
      </w:r>
      <w:r>
        <w:rPr>
          <w:rFonts w:hint="eastAsia"/>
          <w:sz w:val="24"/>
        </w:rPr>
        <w:t>内部和</w:t>
      </w:r>
      <w:r>
        <w:rPr>
          <w:rFonts w:hint="eastAsia"/>
          <w:sz w:val="24"/>
        </w:rPr>
        <w:t>TF-IDF</w:t>
      </w:r>
      <w:r>
        <w:rPr>
          <w:rFonts w:hint="eastAsia"/>
          <w:sz w:val="24"/>
        </w:rPr>
        <w:t>结合的形式同样为相加。为了加大距离因子对打分结果的影响，将其的</w:t>
      </w:r>
      <w:r>
        <w:rPr>
          <w:rFonts w:hint="eastAsia"/>
          <w:sz w:val="24"/>
        </w:rPr>
        <w:t>weight</w:t>
      </w:r>
      <w:r>
        <w:rPr>
          <w:rFonts w:hint="eastAsia"/>
          <w:sz w:val="24"/>
        </w:rPr>
        <w:t>设为</w:t>
      </w:r>
      <w:r>
        <w:rPr>
          <w:rFonts w:hint="eastAsia"/>
          <w:sz w:val="24"/>
        </w:rPr>
        <w:t>9</w:t>
      </w:r>
      <w:r>
        <w:rPr>
          <w:rFonts w:hint="eastAsia"/>
          <w:sz w:val="24"/>
        </w:rPr>
        <w:t>，最后系统以打分结果降序的形式显示给用户。</w:t>
      </w:r>
    </w:p>
    <w:p w14:paraId="7812FCD9" w14:textId="77777777" w:rsidR="00E3550E" w:rsidRDefault="00E3550E" w:rsidP="00E3550E">
      <w:pPr>
        <w:spacing w:line="288" w:lineRule="auto"/>
        <w:ind w:firstLineChars="200" w:firstLine="480"/>
        <w:rPr>
          <w:sz w:val="24"/>
        </w:rPr>
      </w:pPr>
      <w:r>
        <w:rPr>
          <w:rFonts w:hint="eastAsia"/>
          <w:sz w:val="24"/>
        </w:rPr>
        <w:t>继续上节介绍的</w:t>
      </w:r>
      <w:r>
        <w:rPr>
          <w:rFonts w:hint="eastAsia"/>
          <w:sz w:val="24"/>
        </w:rPr>
        <w:t>JSONObject</w:t>
      </w:r>
      <w:r>
        <w:rPr>
          <w:rFonts w:hint="eastAsia"/>
          <w:sz w:val="24"/>
        </w:rPr>
        <w:t>操作，构建</w:t>
      </w:r>
      <w:r>
        <w:rPr>
          <w:rFonts w:hint="eastAsia"/>
          <w:sz w:val="24"/>
        </w:rPr>
        <w:t>functions</w:t>
      </w:r>
      <w:r>
        <w:rPr>
          <w:rFonts w:hint="eastAsia"/>
          <w:sz w:val="24"/>
        </w:rPr>
        <w:t>的部分，定义</w:t>
      </w:r>
      <w:r>
        <w:rPr>
          <w:rFonts w:hint="eastAsia"/>
          <w:sz w:val="24"/>
        </w:rPr>
        <w:t>functionIndex</w:t>
      </w:r>
      <w:r>
        <w:rPr>
          <w:rFonts w:hint="eastAsia"/>
          <w:sz w:val="24"/>
        </w:rPr>
        <w:t>，每写一条属性将</w:t>
      </w:r>
      <w:r>
        <w:rPr>
          <w:rFonts w:hint="eastAsia"/>
          <w:sz w:val="24"/>
        </w:rPr>
        <w:t>functionIndex++</w:t>
      </w:r>
      <w:r>
        <w:rPr>
          <w:rFonts w:hint="eastAsia"/>
          <w:sz w:val="24"/>
        </w:rPr>
        <w:t>，并在其中增加包含的控制语句，构建</w:t>
      </w:r>
      <w:r>
        <w:rPr>
          <w:rFonts w:hint="eastAsia"/>
          <w:sz w:val="24"/>
        </w:rPr>
        <w:t>sort</w:t>
      </w:r>
      <w:r>
        <w:rPr>
          <w:rFonts w:hint="eastAsia"/>
          <w:sz w:val="24"/>
        </w:rPr>
        <w:t>排序字段，即评分降序排序，便可完成默认排序功能。同理对于低价排序，当</w:t>
      </w:r>
      <w:r>
        <w:rPr>
          <w:rFonts w:hint="eastAsia"/>
          <w:sz w:val="24"/>
        </w:rPr>
        <w:t>orderby</w:t>
      </w:r>
      <w:r>
        <w:rPr>
          <w:rFonts w:hint="eastAsia"/>
          <w:sz w:val="24"/>
        </w:rPr>
        <w:t>不为空时，前端接收到低价排序的信号，只需要在其中扩展低价排序规则，影响排序函数因素</w:t>
      </w:r>
      <w:r>
        <w:rPr>
          <w:rFonts w:hint="eastAsia"/>
          <w:sz w:val="24"/>
        </w:rPr>
        <w:t>field_value_factor</w:t>
      </w:r>
      <w:r>
        <w:rPr>
          <w:rFonts w:hint="eastAsia"/>
          <w:sz w:val="24"/>
        </w:rPr>
        <w:t>的是</w:t>
      </w:r>
      <w:r>
        <w:rPr>
          <w:rFonts w:hint="eastAsia"/>
          <w:sz w:val="24"/>
        </w:rPr>
        <w:t>price_per_man</w:t>
      </w:r>
      <w:r>
        <w:rPr>
          <w:rFonts w:hint="eastAsia"/>
          <w:sz w:val="24"/>
        </w:rPr>
        <w:t>人均价格，由于只有一个影响因素，</w:t>
      </w:r>
      <w:r>
        <w:rPr>
          <w:rFonts w:hint="eastAsia"/>
          <w:sz w:val="24"/>
        </w:rPr>
        <w:t>weight</w:t>
      </w:r>
      <w:r>
        <w:rPr>
          <w:rFonts w:hint="eastAsia"/>
          <w:sz w:val="24"/>
        </w:rPr>
        <w:t>属性直接设为</w:t>
      </w:r>
      <w:r>
        <w:rPr>
          <w:rFonts w:hint="eastAsia"/>
          <w:sz w:val="24"/>
        </w:rPr>
        <w:t>1</w:t>
      </w:r>
      <w:r>
        <w:rPr>
          <w:rFonts w:hint="eastAsia"/>
          <w:sz w:val="24"/>
        </w:rPr>
        <w:t>，不同的是，</w:t>
      </w:r>
      <w:r>
        <w:rPr>
          <w:rFonts w:hint="eastAsia"/>
          <w:sz w:val="24"/>
        </w:rPr>
        <w:t>boost_mode</w:t>
      </w:r>
      <w:r>
        <w:rPr>
          <w:rFonts w:hint="eastAsia"/>
          <w:sz w:val="24"/>
        </w:rPr>
        <w:t>设为</w:t>
      </w:r>
      <w:r>
        <w:rPr>
          <w:rFonts w:hint="eastAsia"/>
          <w:sz w:val="24"/>
        </w:rPr>
        <w:t>replace</w:t>
      </w:r>
      <w:r>
        <w:rPr>
          <w:rFonts w:hint="eastAsia"/>
          <w:sz w:val="24"/>
        </w:rPr>
        <w:t>，即查询的评分只影响召回，不影响排序，排序字段为</w:t>
      </w:r>
      <w:r>
        <w:rPr>
          <w:rFonts w:hint="eastAsia"/>
          <w:sz w:val="24"/>
        </w:rPr>
        <w:t>asc</w:t>
      </w:r>
      <w:r>
        <w:rPr>
          <w:rFonts w:hint="eastAsia"/>
          <w:sz w:val="24"/>
        </w:rPr>
        <w:t>价格升序排序。</w:t>
      </w:r>
    </w:p>
    <w:p w14:paraId="0B7AF9F6" w14:textId="77777777" w:rsidR="00E3550E" w:rsidRDefault="00E3550E" w:rsidP="00E3550E">
      <w:pPr>
        <w:spacing w:line="288" w:lineRule="auto"/>
        <w:ind w:firstLineChars="200" w:firstLine="480"/>
        <w:rPr>
          <w:sz w:val="24"/>
        </w:rPr>
      </w:pPr>
      <w:r>
        <w:rPr>
          <w:rFonts w:hint="eastAsia"/>
          <w:sz w:val="24"/>
        </w:rPr>
        <w:t>对于根据标签显示查询结果，首先在</w:t>
      </w:r>
      <w:r>
        <w:rPr>
          <w:rFonts w:hint="eastAsia"/>
          <w:sz w:val="24"/>
        </w:rPr>
        <w:t>query</w:t>
      </w:r>
      <w:r>
        <w:rPr>
          <w:rFonts w:hint="eastAsia"/>
          <w:sz w:val="24"/>
        </w:rPr>
        <w:t>条件里添加一个标签查询的</w:t>
      </w:r>
      <w:r>
        <w:rPr>
          <w:rFonts w:hint="eastAsia"/>
          <w:sz w:val="24"/>
        </w:rPr>
        <w:t>term</w:t>
      </w:r>
      <w:r>
        <w:rPr>
          <w:rFonts w:hint="eastAsia"/>
          <w:sz w:val="24"/>
        </w:rPr>
        <w:t>，前端接收到标签查询信号的时候，启用此功能。为查询添加一个聚合字段</w:t>
      </w:r>
      <w:r>
        <w:rPr>
          <w:rFonts w:hint="eastAsia"/>
          <w:sz w:val="24"/>
        </w:rPr>
        <w:t>aggs</w:t>
      </w:r>
      <w:r>
        <w:rPr>
          <w:rFonts w:hint="eastAsia"/>
          <w:sz w:val="24"/>
        </w:rPr>
        <w:t>，名称为</w:t>
      </w:r>
      <w:r>
        <w:rPr>
          <w:rFonts w:hint="eastAsia"/>
          <w:sz w:val="24"/>
        </w:rPr>
        <w:t>group_by_tags</w:t>
      </w:r>
      <w:r>
        <w:rPr>
          <w:rFonts w:hint="eastAsia"/>
          <w:sz w:val="24"/>
        </w:rPr>
        <w:t>，由于对标签使用的是空格分词，每次查询聚合后，对标签关键字做</w:t>
      </w:r>
      <w:r>
        <w:rPr>
          <w:rFonts w:hint="eastAsia"/>
          <w:sz w:val="24"/>
        </w:rPr>
        <w:t>doc_count</w:t>
      </w:r>
      <w:r>
        <w:rPr>
          <w:rFonts w:hint="eastAsia"/>
          <w:sz w:val="24"/>
        </w:rPr>
        <w:t>的统计就可看出有几家门店拥有此标签。最终需要将搜索到的标</w:t>
      </w:r>
      <w:r>
        <w:rPr>
          <w:rFonts w:hint="eastAsia"/>
          <w:sz w:val="24"/>
        </w:rPr>
        <w:lastRenderedPageBreak/>
        <w:t>签信息展示，获取到</w:t>
      </w:r>
      <w:r>
        <w:rPr>
          <w:rFonts w:hint="eastAsia"/>
          <w:sz w:val="24"/>
        </w:rPr>
        <w:t>JSONArray</w:t>
      </w:r>
      <w:r>
        <w:rPr>
          <w:rFonts w:hint="eastAsia"/>
          <w:sz w:val="24"/>
        </w:rPr>
        <w:t>形式的</w:t>
      </w:r>
      <w:r>
        <w:rPr>
          <w:rFonts w:hint="eastAsia"/>
          <w:sz w:val="24"/>
        </w:rPr>
        <w:t>aggregations</w:t>
      </w:r>
      <w:r>
        <w:rPr>
          <w:rFonts w:hint="eastAsia"/>
          <w:sz w:val="24"/>
        </w:rPr>
        <w:t>其中的</w:t>
      </w:r>
      <w:r>
        <w:rPr>
          <w:rFonts w:hint="eastAsia"/>
          <w:sz w:val="24"/>
        </w:rPr>
        <w:t>buckets</w:t>
      </w:r>
      <w:r>
        <w:rPr>
          <w:rFonts w:hint="eastAsia"/>
          <w:sz w:val="24"/>
        </w:rPr>
        <w:t>结果，获取其中</w:t>
      </w:r>
      <w:r>
        <w:rPr>
          <w:rFonts w:hint="eastAsia"/>
          <w:sz w:val="24"/>
        </w:rPr>
        <w:t>JSONObject</w:t>
      </w:r>
      <w:r>
        <w:rPr>
          <w:rFonts w:hint="eastAsia"/>
          <w:sz w:val="24"/>
        </w:rPr>
        <w:t>形式的</w:t>
      </w:r>
      <w:r>
        <w:rPr>
          <w:rFonts w:hint="eastAsia"/>
          <w:sz w:val="24"/>
        </w:rPr>
        <w:t>key</w:t>
      </w:r>
      <w:r>
        <w:rPr>
          <w:rFonts w:hint="eastAsia"/>
          <w:sz w:val="24"/>
        </w:rPr>
        <w:t>字段即标签名称，</w:t>
      </w:r>
      <w:r>
        <w:rPr>
          <w:rFonts w:hint="eastAsia"/>
          <w:sz w:val="24"/>
        </w:rPr>
        <w:t>doc_count</w:t>
      </w:r>
      <w:r>
        <w:rPr>
          <w:rFonts w:hint="eastAsia"/>
          <w:sz w:val="24"/>
        </w:rPr>
        <w:t>字段即含有此标签的门店个数，返回前端页面。按照价格排序后标签筛选的界面如图</w:t>
      </w:r>
      <w:r>
        <w:rPr>
          <w:rFonts w:hint="eastAsia"/>
          <w:sz w:val="24"/>
        </w:rPr>
        <w:t>5-6</w:t>
      </w:r>
      <w:r>
        <w:rPr>
          <w:rFonts w:hint="eastAsia"/>
          <w:sz w:val="24"/>
        </w:rPr>
        <w:t>所示。</w:t>
      </w:r>
    </w:p>
    <w:p w14:paraId="07D3FFDA" w14:textId="77777777" w:rsidR="00E3550E" w:rsidRDefault="00E3550E" w:rsidP="00E3550E">
      <w:pPr>
        <w:spacing w:line="288" w:lineRule="auto"/>
        <w:ind w:firstLineChars="200" w:firstLine="480"/>
        <w:rPr>
          <w:sz w:val="24"/>
        </w:rPr>
      </w:pPr>
    </w:p>
    <w:p w14:paraId="6B0B0B7C" w14:textId="471ACF67" w:rsidR="00E3550E" w:rsidRDefault="00E3550E" w:rsidP="00E3550E">
      <w:pPr>
        <w:spacing w:afterLines="100" w:after="312" w:line="288" w:lineRule="auto"/>
        <w:ind w:left="945" w:hangingChars="450" w:hanging="945"/>
        <w:jc w:val="center"/>
        <w:rPr>
          <w:rFonts w:eastAsia="黑体"/>
          <w:color w:val="000000"/>
          <w:szCs w:val="21"/>
        </w:rPr>
      </w:pPr>
      <w:r>
        <w:rPr>
          <w:noProof/>
        </w:rPr>
        <w:drawing>
          <wp:inline distT="0" distB="0" distL="0" distR="0" wp14:anchorId="15500CD7" wp14:editId="62969D3B">
            <wp:extent cx="2733675" cy="307213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3675" cy="3072130"/>
                    </a:xfrm>
                    <a:prstGeom prst="rect">
                      <a:avLst/>
                    </a:prstGeom>
                    <a:noFill/>
                    <a:ln>
                      <a:noFill/>
                    </a:ln>
                  </pic:spPr>
                </pic:pic>
              </a:graphicData>
            </a:graphic>
          </wp:inline>
        </w:drawing>
      </w:r>
    </w:p>
    <w:p w14:paraId="21C48437" w14:textId="77777777" w:rsidR="00E3550E" w:rsidRDefault="00E3550E" w:rsidP="00E3550E">
      <w:pPr>
        <w:spacing w:afterLines="100" w:after="312" w:line="288" w:lineRule="auto"/>
        <w:ind w:left="525" w:hangingChars="250" w:hanging="525"/>
        <w:jc w:val="center"/>
        <w:rPr>
          <w:rFonts w:eastAsia="黑体"/>
          <w:color w:val="000000"/>
          <w:szCs w:val="21"/>
        </w:rPr>
      </w:pPr>
      <w:r>
        <w:rPr>
          <w:rFonts w:eastAsia="黑体" w:hint="eastAsia"/>
          <w:color w:val="000000"/>
          <w:szCs w:val="21"/>
        </w:rPr>
        <w:t>图</w:t>
      </w:r>
      <w:r>
        <w:rPr>
          <w:rFonts w:eastAsia="黑体" w:hint="eastAsia"/>
          <w:color w:val="000000"/>
          <w:szCs w:val="21"/>
        </w:rPr>
        <w:t>5</w:t>
      </w:r>
      <w:r>
        <w:rPr>
          <w:rFonts w:eastAsia="黑体"/>
          <w:color w:val="000000"/>
          <w:szCs w:val="21"/>
        </w:rPr>
        <w:t>-</w:t>
      </w:r>
      <w:r>
        <w:rPr>
          <w:rFonts w:eastAsia="黑体" w:hint="eastAsia"/>
          <w:color w:val="000000"/>
          <w:szCs w:val="21"/>
        </w:rPr>
        <w:t>6</w:t>
      </w:r>
      <w:r>
        <w:rPr>
          <w:rFonts w:eastAsia="黑体"/>
          <w:color w:val="000000"/>
          <w:szCs w:val="21"/>
        </w:rPr>
        <w:t xml:space="preserve"> </w:t>
      </w:r>
      <w:r>
        <w:rPr>
          <w:rFonts w:eastAsia="黑体" w:hint="eastAsia"/>
          <w:color w:val="000000"/>
          <w:szCs w:val="21"/>
        </w:rPr>
        <w:t>排序标签筛选查询结果界面</w:t>
      </w:r>
    </w:p>
    <w:p w14:paraId="0B1108AD" w14:textId="77777777" w:rsidR="00E3550E" w:rsidRDefault="00E3550E" w:rsidP="00E3550E">
      <w:pPr>
        <w:pStyle w:val="3"/>
        <w:tabs>
          <w:tab w:val="left" w:pos="0"/>
        </w:tabs>
        <w:spacing w:beforeLines="100" w:before="312" w:after="0" w:line="288" w:lineRule="auto"/>
        <w:rPr>
          <w:rFonts w:eastAsia="黑体"/>
          <w:b w:val="0"/>
          <w:color w:val="000000"/>
          <w:sz w:val="28"/>
          <w:szCs w:val="28"/>
        </w:rPr>
      </w:pPr>
      <w:bookmarkStart w:id="147" w:name="_Toc484871674"/>
      <w:bookmarkStart w:id="148" w:name="_Toc484871930"/>
      <w:bookmarkStart w:id="149" w:name="_Toc101728953"/>
      <w:r>
        <w:rPr>
          <w:rFonts w:eastAsia="黑体" w:hint="eastAsia"/>
          <w:b w:val="0"/>
          <w:color w:val="000000"/>
          <w:sz w:val="28"/>
          <w:szCs w:val="28"/>
        </w:rPr>
        <w:t>5.</w:t>
      </w:r>
      <w:r>
        <w:rPr>
          <w:rFonts w:eastAsia="黑体"/>
          <w:b w:val="0"/>
          <w:color w:val="000000"/>
          <w:sz w:val="28"/>
          <w:szCs w:val="28"/>
        </w:rPr>
        <w:t>3</w:t>
      </w:r>
      <w:r>
        <w:rPr>
          <w:rFonts w:eastAsia="黑体" w:hint="eastAsia"/>
          <w:b w:val="0"/>
          <w:color w:val="000000"/>
          <w:sz w:val="28"/>
          <w:szCs w:val="28"/>
        </w:rPr>
        <w:t xml:space="preserve">.3 </w:t>
      </w:r>
      <w:bookmarkEnd w:id="147"/>
      <w:bookmarkEnd w:id="148"/>
      <w:r>
        <w:rPr>
          <w:rFonts w:eastAsia="黑体" w:hint="eastAsia"/>
          <w:b w:val="0"/>
          <w:color w:val="000000"/>
          <w:sz w:val="28"/>
          <w:szCs w:val="28"/>
        </w:rPr>
        <w:t>根据同义词扩展查看搜索结果功能</w:t>
      </w:r>
      <w:bookmarkEnd w:id="149"/>
    </w:p>
    <w:p w14:paraId="27868E65" w14:textId="77777777" w:rsidR="00E3550E" w:rsidRDefault="00E3550E" w:rsidP="00E3550E">
      <w:pPr>
        <w:spacing w:line="288" w:lineRule="auto"/>
        <w:ind w:firstLineChars="200" w:firstLine="480"/>
        <w:rPr>
          <w:sz w:val="24"/>
        </w:rPr>
      </w:pPr>
      <w:r>
        <w:rPr>
          <w:rFonts w:hint="eastAsia"/>
          <w:sz w:val="24"/>
        </w:rPr>
        <w:t>以搜索“凯悦”关键词为例，搜索该关键词时由于分词器内部的机制，会出现其它的含有“悦”字的门店，用户交互体验不好，为了避免此类情况，将“凯悦”拓展为分词器词库中的词，即可解决这个问题。在</w:t>
      </w:r>
      <w:r>
        <w:rPr>
          <w:rFonts w:hint="eastAsia"/>
          <w:sz w:val="24"/>
        </w:rPr>
        <w:t>analysis-ik</w:t>
      </w:r>
      <w:r>
        <w:rPr>
          <w:rFonts w:hint="eastAsia"/>
          <w:sz w:val="24"/>
        </w:rPr>
        <w:t>分词器插件的词典中新增词典</w:t>
      </w:r>
      <w:r>
        <w:rPr>
          <w:rFonts w:hint="eastAsia"/>
          <w:sz w:val="24"/>
        </w:rPr>
        <w:t>new_word.dic</w:t>
      </w:r>
      <w:r>
        <w:rPr>
          <w:rFonts w:hint="eastAsia"/>
          <w:sz w:val="24"/>
        </w:rPr>
        <w:t>，在其中添加凯悦作为新词，并且在配置文件</w:t>
      </w:r>
      <w:r>
        <w:rPr>
          <w:rFonts w:hint="eastAsia"/>
          <w:sz w:val="24"/>
        </w:rPr>
        <w:t>IKAnalyzer.cfg.xml</w:t>
      </w:r>
      <w:r>
        <w:rPr>
          <w:rFonts w:hint="eastAsia"/>
          <w:sz w:val="24"/>
        </w:rPr>
        <w:t>中的</w:t>
      </w:r>
      <w:r>
        <w:rPr>
          <w:rFonts w:hint="eastAsia"/>
          <w:sz w:val="24"/>
        </w:rPr>
        <w:t>entry</w:t>
      </w:r>
      <w:r>
        <w:rPr>
          <w:rFonts w:hint="eastAsia"/>
          <w:sz w:val="24"/>
        </w:rPr>
        <w:t>结点的</w:t>
      </w:r>
      <w:r>
        <w:rPr>
          <w:rFonts w:hint="eastAsia"/>
          <w:sz w:val="24"/>
        </w:rPr>
        <w:t>ext_dict</w:t>
      </w:r>
      <w:r>
        <w:rPr>
          <w:rFonts w:hint="eastAsia"/>
          <w:sz w:val="24"/>
        </w:rPr>
        <w:t>中加载扩展词典，在</w:t>
      </w:r>
      <w:r>
        <w:rPr>
          <w:rFonts w:hint="eastAsia"/>
          <w:sz w:val="24"/>
        </w:rPr>
        <w:t>Kibana</w:t>
      </w:r>
      <w:r>
        <w:rPr>
          <w:rFonts w:hint="eastAsia"/>
          <w:sz w:val="24"/>
        </w:rPr>
        <w:t>中使用</w:t>
      </w:r>
      <w:r>
        <w:rPr>
          <w:rFonts w:hint="eastAsia"/>
          <w:sz w:val="24"/>
        </w:rPr>
        <w:t>_update_by_query</w:t>
      </w:r>
      <w:r>
        <w:rPr>
          <w:rFonts w:hint="eastAsia"/>
          <w:sz w:val="24"/>
        </w:rPr>
        <w:t>的方式更新索引即可。</w:t>
      </w:r>
    </w:p>
    <w:p w14:paraId="70117F59" w14:textId="77777777" w:rsidR="00E3550E" w:rsidRDefault="00E3550E" w:rsidP="00E3550E">
      <w:pPr>
        <w:spacing w:line="288" w:lineRule="auto"/>
        <w:ind w:firstLineChars="200" w:firstLine="480"/>
        <w:rPr>
          <w:sz w:val="24"/>
        </w:rPr>
      </w:pPr>
      <w:r>
        <w:rPr>
          <w:rFonts w:hint="eastAsia"/>
          <w:sz w:val="24"/>
        </w:rPr>
        <w:t>用户在使用的过程中，可能会遇到这种情况，搜索“苹果”时，系统自动也为其显示</w:t>
      </w:r>
      <w:r>
        <w:rPr>
          <w:rFonts w:hint="eastAsia"/>
          <w:sz w:val="24"/>
        </w:rPr>
        <w:t>iPhone</w:t>
      </w:r>
      <w:r>
        <w:rPr>
          <w:rFonts w:hint="eastAsia"/>
          <w:sz w:val="24"/>
        </w:rPr>
        <w:t>的内容，实际上这是系统开发时期为“苹果”设置同义词的体现，本系统以为“凯悦”设定同义词为例。同样在分词器插件的字典列表中新增一个字典</w:t>
      </w:r>
      <w:r>
        <w:rPr>
          <w:rFonts w:hint="eastAsia"/>
          <w:sz w:val="24"/>
        </w:rPr>
        <w:t>synomyns.txt</w:t>
      </w:r>
      <w:r>
        <w:rPr>
          <w:rFonts w:hint="eastAsia"/>
          <w:sz w:val="24"/>
        </w:rPr>
        <w:t>，在其中为“凯悦”设定同义词“红桃”。在</w:t>
      </w:r>
      <w:r>
        <w:rPr>
          <w:rFonts w:hint="eastAsia"/>
          <w:sz w:val="24"/>
        </w:rPr>
        <w:t>Kibana</w:t>
      </w:r>
      <w:r>
        <w:rPr>
          <w:rFonts w:hint="eastAsia"/>
          <w:sz w:val="24"/>
        </w:rPr>
        <w:t>中重构</w:t>
      </w:r>
      <w:r>
        <w:rPr>
          <w:rFonts w:hint="eastAsia"/>
          <w:sz w:val="24"/>
        </w:rPr>
        <w:t>shop</w:t>
      </w:r>
      <w:r>
        <w:rPr>
          <w:rFonts w:hint="eastAsia"/>
          <w:sz w:val="24"/>
        </w:rPr>
        <w:t>索引，在</w:t>
      </w:r>
      <w:r>
        <w:rPr>
          <w:rFonts w:hint="eastAsia"/>
          <w:sz w:val="24"/>
        </w:rPr>
        <w:t>settings</w:t>
      </w:r>
      <w:r>
        <w:rPr>
          <w:rFonts w:hint="eastAsia"/>
          <w:sz w:val="24"/>
        </w:rPr>
        <w:t>中定义</w:t>
      </w:r>
      <w:r>
        <w:rPr>
          <w:rFonts w:hint="eastAsia"/>
          <w:sz w:val="24"/>
        </w:rPr>
        <w:t>analysis</w:t>
      </w:r>
      <w:r>
        <w:rPr>
          <w:rFonts w:hint="eastAsia"/>
          <w:sz w:val="24"/>
        </w:rPr>
        <w:t>字符分析规则，使用同义词过滤的方式解析同义词词典；自定义分析器，第一个分词原则是</w:t>
      </w:r>
      <w:r>
        <w:rPr>
          <w:rFonts w:hint="eastAsia"/>
          <w:sz w:val="24"/>
        </w:rPr>
        <w:t>ik_smart</w:t>
      </w:r>
      <w:r>
        <w:rPr>
          <w:rFonts w:hint="eastAsia"/>
          <w:sz w:val="24"/>
        </w:rPr>
        <w:t>，第二个分词原则是</w:t>
      </w:r>
      <w:r>
        <w:rPr>
          <w:rFonts w:hint="eastAsia"/>
          <w:sz w:val="24"/>
        </w:rPr>
        <w:t>ik_max_word</w:t>
      </w:r>
      <w:r>
        <w:rPr>
          <w:rFonts w:hint="eastAsia"/>
          <w:sz w:val="24"/>
        </w:rPr>
        <w:t>，过滤器是定义的</w:t>
      </w:r>
      <w:r>
        <w:rPr>
          <w:rFonts w:hint="eastAsia"/>
          <w:sz w:val="24"/>
        </w:rPr>
        <w:t>analysis</w:t>
      </w:r>
      <w:r>
        <w:rPr>
          <w:rFonts w:hint="eastAsia"/>
          <w:sz w:val="24"/>
        </w:rPr>
        <w:t>分析原则；修改</w:t>
      </w:r>
      <w:r>
        <w:rPr>
          <w:rFonts w:hint="eastAsia"/>
          <w:sz w:val="24"/>
        </w:rPr>
        <w:t>name</w:t>
      </w:r>
      <w:r>
        <w:rPr>
          <w:rFonts w:hint="eastAsia"/>
          <w:sz w:val="24"/>
        </w:rPr>
        <w:t>字段的分词方式为自定义的两个分词原则，即可完成对同义词搜索方式的扩展。</w:t>
      </w:r>
    </w:p>
    <w:p w14:paraId="6A4F5E2F" w14:textId="77777777" w:rsidR="00E3550E" w:rsidRDefault="00E3550E" w:rsidP="00E3550E">
      <w:pPr>
        <w:pStyle w:val="3"/>
        <w:tabs>
          <w:tab w:val="left" w:pos="0"/>
        </w:tabs>
        <w:spacing w:beforeLines="100" w:before="312" w:after="0" w:line="288" w:lineRule="auto"/>
        <w:rPr>
          <w:rFonts w:eastAsia="黑体"/>
          <w:b w:val="0"/>
          <w:color w:val="000000"/>
          <w:sz w:val="28"/>
          <w:szCs w:val="28"/>
        </w:rPr>
      </w:pPr>
      <w:bookmarkStart w:id="150" w:name="_Toc101728954"/>
      <w:r>
        <w:rPr>
          <w:rFonts w:eastAsia="黑体" w:hint="eastAsia"/>
          <w:b w:val="0"/>
          <w:color w:val="000000"/>
          <w:sz w:val="28"/>
          <w:szCs w:val="28"/>
        </w:rPr>
        <w:lastRenderedPageBreak/>
        <w:t>5.</w:t>
      </w:r>
      <w:r>
        <w:rPr>
          <w:rFonts w:eastAsia="黑体"/>
          <w:b w:val="0"/>
          <w:color w:val="000000"/>
          <w:sz w:val="28"/>
          <w:szCs w:val="28"/>
        </w:rPr>
        <w:t>3</w:t>
      </w:r>
      <w:r>
        <w:rPr>
          <w:rFonts w:eastAsia="黑体" w:hint="eastAsia"/>
          <w:b w:val="0"/>
          <w:color w:val="000000"/>
          <w:sz w:val="28"/>
          <w:szCs w:val="28"/>
        </w:rPr>
        <w:t xml:space="preserve">.4 </w:t>
      </w:r>
      <w:r>
        <w:rPr>
          <w:rFonts w:eastAsia="黑体" w:hint="eastAsia"/>
          <w:b w:val="0"/>
          <w:color w:val="000000"/>
          <w:sz w:val="28"/>
          <w:szCs w:val="28"/>
        </w:rPr>
        <w:t>根据相关性查看搜索结果功能</w:t>
      </w:r>
      <w:bookmarkEnd w:id="150"/>
    </w:p>
    <w:p w14:paraId="01DD1DCD" w14:textId="77777777" w:rsidR="00E3550E" w:rsidRDefault="00E3550E" w:rsidP="00E3550E">
      <w:pPr>
        <w:spacing w:line="288" w:lineRule="auto"/>
        <w:ind w:firstLineChars="200" w:firstLine="480"/>
        <w:rPr>
          <w:sz w:val="24"/>
        </w:rPr>
      </w:pPr>
      <w:r>
        <w:rPr>
          <w:rFonts w:hint="eastAsia"/>
          <w:sz w:val="24"/>
        </w:rPr>
        <w:t>对于相关性的重塑，是希望搜索引擎可以理解语义的过程，最后会对召回和排序的结果有一定的影响，通过调整影响打分的参数来对结果产生影响。</w:t>
      </w:r>
    </w:p>
    <w:p w14:paraId="1ACCE418" w14:textId="77777777" w:rsidR="00E3550E" w:rsidRDefault="00E3550E" w:rsidP="00E3550E">
      <w:pPr>
        <w:spacing w:line="288" w:lineRule="auto"/>
        <w:ind w:firstLineChars="200" w:firstLine="480"/>
        <w:rPr>
          <w:sz w:val="24"/>
        </w:rPr>
      </w:pPr>
      <w:r>
        <w:rPr>
          <w:rFonts w:hint="eastAsia"/>
          <w:sz w:val="24"/>
        </w:rPr>
        <w:t>首先需要在系统中构建分词函数识别器，构建</w:t>
      </w:r>
      <w:r>
        <w:rPr>
          <w:rFonts w:hint="eastAsia"/>
          <w:sz w:val="24"/>
        </w:rPr>
        <w:t>init</w:t>
      </w:r>
      <w:r>
        <w:rPr>
          <w:rFonts w:hint="eastAsia"/>
          <w:sz w:val="24"/>
        </w:rPr>
        <w:t>方法，添加</w:t>
      </w:r>
      <w:r>
        <w:rPr>
          <w:rFonts w:hint="eastAsia"/>
          <w:sz w:val="24"/>
        </w:rPr>
        <w:t>@PostConstruct</w:t>
      </w:r>
      <w:r>
        <w:rPr>
          <w:rFonts w:hint="eastAsia"/>
          <w:sz w:val="24"/>
        </w:rPr>
        <w:t>标签，表示方法在</w:t>
      </w:r>
      <w:r>
        <w:rPr>
          <w:rFonts w:hint="eastAsia"/>
          <w:sz w:val="24"/>
        </w:rPr>
        <w:t>Bean</w:t>
      </w:r>
      <w:r>
        <w:rPr>
          <w:rFonts w:hint="eastAsia"/>
          <w:sz w:val="24"/>
        </w:rPr>
        <w:t>初始化容器之后就会被执行，在其中存放关键词，例如将“吃饭”、“下午茶”等关键词与美食品类的</w:t>
      </w:r>
      <w:r>
        <w:rPr>
          <w:rFonts w:hint="eastAsia"/>
          <w:sz w:val="24"/>
        </w:rPr>
        <w:t>ID</w:t>
      </w:r>
      <w:r>
        <w:rPr>
          <w:rFonts w:hint="eastAsia"/>
          <w:sz w:val="24"/>
        </w:rPr>
        <w:t>关联，将“休息”、“住宿”等于酒店品类关联等。在</w:t>
      </w:r>
      <w:r>
        <w:rPr>
          <w:sz w:val="24"/>
        </w:rPr>
        <w:t>getCategoryIdByToken</w:t>
      </w:r>
      <w:r>
        <w:rPr>
          <w:sz w:val="24"/>
        </w:rPr>
        <w:t>方法中获取</w:t>
      </w:r>
      <w:r>
        <w:rPr>
          <w:sz w:val="24"/>
        </w:rPr>
        <w:t>token</w:t>
      </w:r>
      <w:r>
        <w:rPr>
          <w:sz w:val="24"/>
        </w:rPr>
        <w:t>并进行比较即根据获得的关键词与</w:t>
      </w:r>
      <w:r>
        <w:rPr>
          <w:sz w:val="24"/>
        </w:rPr>
        <w:t>categoryList</w:t>
      </w:r>
      <w:r>
        <w:rPr>
          <w:sz w:val="24"/>
        </w:rPr>
        <w:t>中的类目做比较</w:t>
      </w:r>
      <w:r>
        <w:rPr>
          <w:rFonts w:hint="eastAsia"/>
          <w:sz w:val="24"/>
        </w:rPr>
        <w:t>，</w:t>
      </w:r>
      <w:r>
        <w:rPr>
          <w:sz w:val="24"/>
        </w:rPr>
        <w:t>识别成功即返回对应类目的</w:t>
      </w:r>
      <w:r>
        <w:rPr>
          <w:sz w:val="24"/>
        </w:rPr>
        <w:t>ID</w:t>
      </w:r>
      <w:r>
        <w:rPr>
          <w:rFonts w:hint="eastAsia"/>
          <w:sz w:val="24"/>
        </w:rPr>
        <w:t>。在</w:t>
      </w:r>
      <w:r>
        <w:rPr>
          <w:sz w:val="24"/>
        </w:rPr>
        <w:t>analyzeCategoryKeyword</w:t>
      </w:r>
      <w:r>
        <w:rPr>
          <w:sz w:val="24"/>
        </w:rPr>
        <w:t>方法中进行</w:t>
      </w:r>
      <w:r>
        <w:rPr>
          <w:sz w:val="24"/>
        </w:rPr>
        <w:t>Restful</w:t>
      </w:r>
      <w:r>
        <w:rPr>
          <w:sz w:val="24"/>
        </w:rPr>
        <w:t>请求</w:t>
      </w:r>
      <w:r>
        <w:rPr>
          <w:rFonts w:hint="eastAsia"/>
          <w:sz w:val="24"/>
        </w:rPr>
        <w:t>，</w:t>
      </w:r>
      <w:r>
        <w:rPr>
          <w:sz w:val="24"/>
        </w:rPr>
        <w:t>与</w:t>
      </w:r>
      <w:r>
        <w:rPr>
          <w:sz w:val="24"/>
        </w:rPr>
        <w:t>ElasticSearch</w:t>
      </w:r>
      <w:r>
        <w:rPr>
          <w:sz w:val="24"/>
        </w:rPr>
        <w:t>交互</w:t>
      </w:r>
      <w:r>
        <w:rPr>
          <w:rFonts w:hint="eastAsia"/>
          <w:sz w:val="24"/>
        </w:rPr>
        <w:t>。最后在构建</w:t>
      </w:r>
      <w:r>
        <w:rPr>
          <w:rFonts w:hint="eastAsia"/>
          <w:sz w:val="24"/>
        </w:rPr>
        <w:t>query</w:t>
      </w:r>
      <w:r>
        <w:rPr>
          <w:rFonts w:hint="eastAsia"/>
          <w:sz w:val="24"/>
        </w:rPr>
        <w:t>操作的过程中对相关性的功能进行扩展，获取上个方法返回的</w:t>
      </w:r>
      <w:r>
        <w:rPr>
          <w:rFonts w:hint="eastAsia"/>
          <w:sz w:val="24"/>
        </w:rPr>
        <w:t>Map</w:t>
      </w:r>
      <w:r>
        <w:rPr>
          <w:rFonts w:hint="eastAsia"/>
          <w:sz w:val="24"/>
        </w:rPr>
        <w:t>，为该功能设定一个</w:t>
      </w:r>
      <w:r>
        <w:rPr>
          <w:rFonts w:hint="eastAsia"/>
          <w:sz w:val="24"/>
        </w:rPr>
        <w:t>bool</w:t>
      </w:r>
      <w:r>
        <w:rPr>
          <w:rFonts w:hint="eastAsia"/>
          <w:sz w:val="24"/>
        </w:rPr>
        <w:t>查询条件</w:t>
      </w:r>
      <w:r>
        <w:rPr>
          <w:sz w:val="24"/>
        </w:rPr>
        <w:t>默认为</w:t>
      </w:r>
      <w:r>
        <w:rPr>
          <w:sz w:val="24"/>
        </w:rPr>
        <w:t>true</w:t>
      </w:r>
      <w:r>
        <w:rPr>
          <w:rFonts w:hint="eastAsia"/>
          <w:sz w:val="24"/>
        </w:rPr>
        <w:t>，判断当此</w:t>
      </w:r>
      <w:r>
        <w:rPr>
          <w:rFonts w:hint="eastAsia"/>
          <w:sz w:val="24"/>
        </w:rPr>
        <w:t>Map</w:t>
      </w:r>
      <w:r>
        <w:rPr>
          <w:rFonts w:hint="eastAsia"/>
          <w:sz w:val="24"/>
        </w:rPr>
        <w:t>被匹配，且</w:t>
      </w:r>
      <w:r>
        <w:rPr>
          <w:rFonts w:hint="eastAsia"/>
          <w:sz w:val="24"/>
        </w:rPr>
        <w:t>bool</w:t>
      </w:r>
      <w:r>
        <w:rPr>
          <w:rFonts w:hint="eastAsia"/>
          <w:sz w:val="24"/>
        </w:rPr>
        <w:t>条件被应用时，执行相关性的功能，与前几节类似，设定</w:t>
      </w:r>
      <w:r>
        <w:rPr>
          <w:rFonts w:hint="eastAsia"/>
          <w:sz w:val="24"/>
        </w:rPr>
        <w:t>filterQuery</w:t>
      </w:r>
      <w:r>
        <w:rPr>
          <w:rFonts w:hint="eastAsia"/>
          <w:sz w:val="24"/>
        </w:rPr>
        <w:t>参数，每多嵌套一层就会被加一，在</w:t>
      </w:r>
      <w:r>
        <w:rPr>
          <w:rFonts w:hint="eastAsia"/>
          <w:sz w:val="24"/>
        </w:rPr>
        <w:t>bool</w:t>
      </w:r>
      <w:r>
        <w:rPr>
          <w:rFonts w:hint="eastAsia"/>
          <w:sz w:val="24"/>
        </w:rPr>
        <w:t>查询中嵌套</w:t>
      </w:r>
      <w:r>
        <w:rPr>
          <w:rFonts w:hint="eastAsia"/>
          <w:sz w:val="24"/>
        </w:rPr>
        <w:t>should</w:t>
      </w:r>
      <w:r>
        <w:rPr>
          <w:rFonts w:hint="eastAsia"/>
          <w:sz w:val="24"/>
        </w:rPr>
        <w:t>属性，</w:t>
      </w:r>
      <w:r>
        <w:rPr>
          <w:rFonts w:hint="eastAsia"/>
          <w:sz w:val="24"/>
        </w:rPr>
        <w:t>match</w:t>
      </w:r>
      <w:r>
        <w:rPr>
          <w:rFonts w:hint="eastAsia"/>
          <w:sz w:val="24"/>
        </w:rPr>
        <w:t>匹配到输入的关键字中含有“住宿”等这类设定的关键词，遍历相关性的词库，在</w:t>
      </w:r>
      <w:r>
        <w:rPr>
          <w:rFonts w:hint="eastAsia"/>
          <w:sz w:val="24"/>
        </w:rPr>
        <w:t>Map</w:t>
      </w:r>
      <w:r>
        <w:rPr>
          <w:rFonts w:hint="eastAsia"/>
          <w:sz w:val="24"/>
        </w:rPr>
        <w:t>中有多少条</w:t>
      </w:r>
      <w:r>
        <w:rPr>
          <w:rFonts w:hint="eastAsia"/>
          <w:sz w:val="24"/>
        </w:rPr>
        <w:t>category_id</w:t>
      </w:r>
      <w:r>
        <w:rPr>
          <w:rFonts w:hint="eastAsia"/>
          <w:sz w:val="24"/>
        </w:rPr>
        <w:t>被命中，</w:t>
      </w:r>
      <w:r>
        <w:rPr>
          <w:rFonts w:hint="eastAsia"/>
          <w:sz w:val="24"/>
        </w:rPr>
        <w:t>filterQuery</w:t>
      </w:r>
      <w:r>
        <w:rPr>
          <w:rFonts w:hint="eastAsia"/>
          <w:sz w:val="24"/>
        </w:rPr>
        <w:t>就会被加多少层，相当于多增加了</w:t>
      </w:r>
      <w:r>
        <w:rPr>
          <w:rFonts w:hint="eastAsia"/>
          <w:sz w:val="24"/>
        </w:rPr>
        <w:t>term</w:t>
      </w:r>
      <w:r>
        <w:rPr>
          <w:rFonts w:hint="eastAsia"/>
          <w:sz w:val="24"/>
        </w:rPr>
        <w:t>的属性，即若设定“唱歌”关键词既关联</w:t>
      </w:r>
      <w:r>
        <w:rPr>
          <w:rFonts w:hint="eastAsia"/>
          <w:sz w:val="24"/>
        </w:rPr>
        <w:t>KTV</w:t>
      </w:r>
      <w:r>
        <w:rPr>
          <w:rFonts w:hint="eastAsia"/>
          <w:sz w:val="24"/>
        </w:rPr>
        <w:t>品类，也关联休闲娱乐品类，则在</w:t>
      </w:r>
      <w:r>
        <w:rPr>
          <w:rFonts w:hint="eastAsia"/>
          <w:sz w:val="24"/>
        </w:rPr>
        <w:t>should</w:t>
      </w:r>
      <w:r>
        <w:rPr>
          <w:rFonts w:hint="eastAsia"/>
          <w:sz w:val="24"/>
        </w:rPr>
        <w:t>属性中相应的打分就会增加。</w:t>
      </w:r>
    </w:p>
    <w:p w14:paraId="41571D0D" w14:textId="77777777" w:rsidR="00E3550E" w:rsidRDefault="00E3550E" w:rsidP="00E3550E">
      <w:pPr>
        <w:spacing w:line="288" w:lineRule="auto"/>
        <w:ind w:firstLineChars="200" w:firstLine="480"/>
        <w:rPr>
          <w:sz w:val="24"/>
        </w:rPr>
      </w:pPr>
      <w:r>
        <w:rPr>
          <w:rFonts w:hint="eastAsia"/>
          <w:sz w:val="24"/>
        </w:rPr>
        <w:t>相关性的搜索不止可以对召回结果有影响，也可以对排序结果也有一些影响，对于排序结果的影响，即在系统中显示的先后顺序，但是在实际开发过程中一般不会同时设定影响召回和排序结果，一般情况下召回策略不容易调整，但是排序模型非常容易调整，在</w:t>
      </w:r>
      <w:r>
        <w:rPr>
          <w:rFonts w:hint="eastAsia"/>
          <w:sz w:val="24"/>
        </w:rPr>
        <w:t>orderby</w:t>
      </w:r>
      <w:r>
        <w:rPr>
          <w:rFonts w:hint="eastAsia"/>
          <w:sz w:val="24"/>
        </w:rPr>
        <w:t>排序处添加对排序的影响字段，使用</w:t>
      </w:r>
      <w:r>
        <w:rPr>
          <w:rFonts w:hint="eastAsia"/>
          <w:sz w:val="24"/>
        </w:rPr>
        <w:t>filter</w:t>
      </w:r>
      <w:r>
        <w:rPr>
          <w:rFonts w:hint="eastAsia"/>
          <w:sz w:val="24"/>
        </w:rPr>
        <w:t>影响排序，为了体现关键词对于排序的影响，权重值</w:t>
      </w:r>
      <w:r>
        <w:rPr>
          <w:rFonts w:hint="eastAsia"/>
          <w:sz w:val="24"/>
        </w:rPr>
        <w:t>weight</w:t>
      </w:r>
      <w:r>
        <w:rPr>
          <w:rFonts w:hint="eastAsia"/>
          <w:sz w:val="24"/>
        </w:rPr>
        <w:t>通过调整设为</w:t>
      </w:r>
      <w:r>
        <w:rPr>
          <w:rFonts w:hint="eastAsia"/>
          <w:sz w:val="24"/>
        </w:rPr>
        <w:t>5</w:t>
      </w:r>
      <w:r>
        <w:rPr>
          <w:rFonts w:hint="eastAsia"/>
          <w:sz w:val="24"/>
        </w:rPr>
        <w:t>。具体的搜索结果界面如图</w:t>
      </w:r>
      <w:r>
        <w:rPr>
          <w:rFonts w:hint="eastAsia"/>
          <w:sz w:val="24"/>
        </w:rPr>
        <w:t>5-7</w:t>
      </w:r>
      <w:r>
        <w:rPr>
          <w:rFonts w:hint="eastAsia"/>
          <w:sz w:val="24"/>
        </w:rPr>
        <w:t>所示，以“凯悦休息”关键字为例，根据分词器的分词结果，将“凯悦”和“休息”分为两个词，可以发现，虽然“凯悦咖啡”也匹配了“凯悦”的关键字，但是由于将“休息”相关性的关键词设置的权重增强，“凯悦咖啡”不属于酒店品类，所以搜索显示的结果会相对靠后一些。</w:t>
      </w:r>
    </w:p>
    <w:p w14:paraId="46024C45" w14:textId="0C978626" w:rsidR="00E3550E" w:rsidRDefault="00E3550E" w:rsidP="00E3550E">
      <w:pPr>
        <w:spacing w:afterLines="100" w:after="312" w:line="288" w:lineRule="auto"/>
        <w:ind w:left="945" w:hangingChars="450" w:hanging="945"/>
        <w:jc w:val="center"/>
        <w:rPr>
          <w:rFonts w:eastAsia="黑体"/>
          <w:color w:val="000000"/>
          <w:szCs w:val="21"/>
        </w:rPr>
      </w:pPr>
      <w:r>
        <w:rPr>
          <w:noProof/>
        </w:rPr>
        <w:lastRenderedPageBreak/>
        <w:drawing>
          <wp:inline distT="0" distB="0" distL="0" distR="0" wp14:anchorId="3B094123" wp14:editId="0A4B7A17">
            <wp:extent cx="2962275" cy="3672205"/>
            <wp:effectExtent l="0" t="0" r="952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2275" cy="3672205"/>
                    </a:xfrm>
                    <a:prstGeom prst="rect">
                      <a:avLst/>
                    </a:prstGeom>
                    <a:noFill/>
                    <a:ln>
                      <a:noFill/>
                    </a:ln>
                  </pic:spPr>
                </pic:pic>
              </a:graphicData>
            </a:graphic>
          </wp:inline>
        </w:drawing>
      </w:r>
    </w:p>
    <w:p w14:paraId="6134D705" w14:textId="77777777" w:rsidR="00E3550E" w:rsidRDefault="00E3550E" w:rsidP="00E3550E">
      <w:pPr>
        <w:spacing w:afterLines="100" w:after="312" w:line="288" w:lineRule="auto"/>
        <w:ind w:left="525" w:hangingChars="250" w:hanging="525"/>
        <w:jc w:val="center"/>
        <w:rPr>
          <w:rFonts w:eastAsia="黑体"/>
          <w:color w:val="000000"/>
          <w:szCs w:val="21"/>
        </w:rPr>
      </w:pPr>
      <w:r>
        <w:rPr>
          <w:rFonts w:eastAsia="黑体" w:hint="eastAsia"/>
          <w:color w:val="000000"/>
          <w:szCs w:val="21"/>
        </w:rPr>
        <w:t>图</w:t>
      </w:r>
      <w:r>
        <w:rPr>
          <w:rFonts w:eastAsia="黑体" w:hint="eastAsia"/>
          <w:color w:val="000000"/>
          <w:szCs w:val="21"/>
        </w:rPr>
        <w:t>5</w:t>
      </w:r>
      <w:r>
        <w:rPr>
          <w:rFonts w:eastAsia="黑体"/>
          <w:color w:val="000000"/>
          <w:szCs w:val="21"/>
        </w:rPr>
        <w:t>-</w:t>
      </w:r>
      <w:r>
        <w:rPr>
          <w:rFonts w:eastAsia="黑体" w:hint="eastAsia"/>
          <w:color w:val="000000"/>
          <w:szCs w:val="21"/>
        </w:rPr>
        <w:t>7</w:t>
      </w:r>
      <w:r>
        <w:rPr>
          <w:rFonts w:eastAsia="黑体"/>
          <w:color w:val="000000"/>
          <w:szCs w:val="21"/>
        </w:rPr>
        <w:t xml:space="preserve"> </w:t>
      </w:r>
      <w:r>
        <w:rPr>
          <w:rFonts w:eastAsia="黑体" w:hint="eastAsia"/>
          <w:color w:val="000000"/>
          <w:szCs w:val="21"/>
        </w:rPr>
        <w:t>相关性搜索结果界面</w:t>
      </w:r>
    </w:p>
    <w:p w14:paraId="4329C07F" w14:textId="77777777" w:rsidR="00E3550E" w:rsidRDefault="00E3550E" w:rsidP="00E3550E">
      <w:pPr>
        <w:pStyle w:val="2"/>
        <w:spacing w:beforeLines="100" w:before="312" w:afterLines="100" w:after="312" w:line="288" w:lineRule="auto"/>
        <w:rPr>
          <w:rFonts w:ascii="Times New Roman" w:hAnsi="Times New Roman"/>
          <w:b w:val="0"/>
          <w:color w:val="000000"/>
          <w:sz w:val="30"/>
          <w:szCs w:val="30"/>
        </w:rPr>
      </w:pPr>
      <w:bookmarkStart w:id="151" w:name="_Toc485325360"/>
      <w:bookmarkStart w:id="152" w:name="_Toc485586702"/>
      <w:bookmarkStart w:id="153" w:name="_Toc484871675"/>
      <w:bookmarkStart w:id="154" w:name="_Toc484872553"/>
      <w:bookmarkStart w:id="155" w:name="_Toc101728955"/>
      <w:r>
        <w:rPr>
          <w:rFonts w:ascii="Times New Roman" w:hAnsi="Times New Roman" w:hint="eastAsia"/>
          <w:b w:val="0"/>
          <w:color w:val="000000"/>
          <w:sz w:val="30"/>
          <w:szCs w:val="30"/>
        </w:rPr>
        <w:t>5.</w:t>
      </w:r>
      <w:r>
        <w:rPr>
          <w:rFonts w:ascii="Times New Roman" w:hAnsi="Times New Roman"/>
          <w:b w:val="0"/>
          <w:color w:val="000000"/>
          <w:sz w:val="30"/>
          <w:szCs w:val="30"/>
        </w:rPr>
        <w:t>4</w:t>
      </w:r>
      <w:r>
        <w:rPr>
          <w:rFonts w:ascii="Times New Roman" w:hAnsi="Times New Roman" w:hint="eastAsia"/>
          <w:b w:val="0"/>
          <w:color w:val="000000"/>
          <w:sz w:val="30"/>
          <w:szCs w:val="30"/>
        </w:rPr>
        <w:t xml:space="preserve"> </w:t>
      </w:r>
      <w:r>
        <w:rPr>
          <w:rFonts w:ascii="Times New Roman" w:hAnsi="Times New Roman" w:hint="eastAsia"/>
          <w:b w:val="0"/>
          <w:color w:val="000000"/>
          <w:sz w:val="30"/>
          <w:szCs w:val="30"/>
        </w:rPr>
        <w:t>推荐模块的详细设计与实现</w:t>
      </w:r>
      <w:bookmarkEnd w:id="151"/>
      <w:bookmarkEnd w:id="152"/>
      <w:bookmarkEnd w:id="153"/>
      <w:bookmarkEnd w:id="154"/>
      <w:bookmarkEnd w:id="155"/>
    </w:p>
    <w:p w14:paraId="33CA8E45" w14:textId="77777777" w:rsidR="00E3550E" w:rsidRDefault="00E3550E" w:rsidP="00E3550E">
      <w:pPr>
        <w:spacing w:line="288" w:lineRule="auto"/>
        <w:ind w:firstLineChars="200" w:firstLine="480"/>
        <w:rPr>
          <w:sz w:val="24"/>
        </w:rPr>
      </w:pPr>
      <w:r>
        <w:rPr>
          <w:rFonts w:hint="eastAsia"/>
          <w:sz w:val="24"/>
        </w:rPr>
        <w:t>推荐模块主要完成猜你喜欢的推荐功能，通过</w:t>
      </w:r>
      <w:r>
        <w:rPr>
          <w:rFonts w:hint="eastAsia"/>
          <w:sz w:val="24"/>
        </w:rPr>
        <w:t>ALS</w:t>
      </w:r>
      <w:r>
        <w:rPr>
          <w:rFonts w:hint="eastAsia"/>
          <w:sz w:val="24"/>
        </w:rPr>
        <w:t>算法进行召回粗排，将粗排的结果存入数据库中，再使用</w:t>
      </w:r>
      <w:r>
        <w:rPr>
          <w:rFonts w:hint="eastAsia"/>
          <w:sz w:val="24"/>
        </w:rPr>
        <w:t>LR</w:t>
      </w:r>
      <w:r>
        <w:rPr>
          <w:rFonts w:hint="eastAsia"/>
          <w:sz w:val="24"/>
        </w:rPr>
        <w:t>算法进行精排。</w:t>
      </w:r>
    </w:p>
    <w:p w14:paraId="7CC0C780" w14:textId="77777777" w:rsidR="00E3550E" w:rsidRDefault="00E3550E" w:rsidP="00E3550E">
      <w:pPr>
        <w:pStyle w:val="3"/>
        <w:tabs>
          <w:tab w:val="left" w:pos="0"/>
        </w:tabs>
        <w:spacing w:beforeLines="100" w:before="312" w:after="0" w:line="288" w:lineRule="auto"/>
        <w:rPr>
          <w:rFonts w:eastAsia="黑体"/>
          <w:b w:val="0"/>
          <w:color w:val="000000"/>
          <w:sz w:val="28"/>
          <w:szCs w:val="28"/>
        </w:rPr>
      </w:pPr>
      <w:bookmarkStart w:id="156" w:name="_Toc484871676"/>
      <w:bookmarkStart w:id="157" w:name="_Toc484871932"/>
      <w:bookmarkStart w:id="158" w:name="_Toc101728956"/>
      <w:r>
        <w:rPr>
          <w:rFonts w:eastAsia="黑体" w:hint="eastAsia"/>
          <w:b w:val="0"/>
          <w:color w:val="000000"/>
          <w:sz w:val="28"/>
          <w:szCs w:val="28"/>
        </w:rPr>
        <w:t>5.</w:t>
      </w:r>
      <w:r>
        <w:rPr>
          <w:rFonts w:eastAsia="黑体"/>
          <w:b w:val="0"/>
          <w:color w:val="000000"/>
          <w:sz w:val="28"/>
          <w:szCs w:val="28"/>
        </w:rPr>
        <w:t>4</w:t>
      </w:r>
      <w:r>
        <w:rPr>
          <w:rFonts w:eastAsia="黑体" w:hint="eastAsia"/>
          <w:b w:val="0"/>
          <w:color w:val="000000"/>
          <w:sz w:val="28"/>
          <w:szCs w:val="28"/>
        </w:rPr>
        <w:t>.1 ALS</w:t>
      </w:r>
      <w:r>
        <w:rPr>
          <w:rFonts w:eastAsia="黑体" w:hint="eastAsia"/>
          <w:b w:val="0"/>
          <w:color w:val="000000"/>
          <w:sz w:val="28"/>
          <w:szCs w:val="28"/>
        </w:rPr>
        <w:t>算法</w:t>
      </w:r>
      <w:bookmarkEnd w:id="156"/>
      <w:bookmarkEnd w:id="157"/>
      <w:r>
        <w:rPr>
          <w:rFonts w:eastAsia="黑体" w:hint="eastAsia"/>
          <w:b w:val="0"/>
          <w:color w:val="000000"/>
          <w:sz w:val="28"/>
          <w:szCs w:val="28"/>
        </w:rPr>
        <w:t>训练实现</w:t>
      </w:r>
      <w:bookmarkEnd w:id="158"/>
    </w:p>
    <w:p w14:paraId="0AB282EC" w14:textId="77777777" w:rsidR="00E3550E" w:rsidRDefault="00E3550E" w:rsidP="00E3550E">
      <w:pPr>
        <w:spacing w:line="288" w:lineRule="auto"/>
        <w:ind w:firstLineChars="200" w:firstLine="480"/>
        <w:rPr>
          <w:sz w:val="24"/>
        </w:rPr>
      </w:pPr>
      <w:r>
        <w:rPr>
          <w:rFonts w:hint="eastAsia"/>
          <w:sz w:val="24"/>
        </w:rPr>
        <w:t>Spark MLlib</w:t>
      </w:r>
      <w:r>
        <w:rPr>
          <w:rFonts w:hint="eastAsia"/>
          <w:sz w:val="24"/>
        </w:rPr>
        <w:t>包中主要包含的算法有分类、回归、聚类、评估、特征、推荐等，推荐算法有矩阵分解算法和交替最小二乘算法，即</w:t>
      </w:r>
      <w:r>
        <w:rPr>
          <w:rFonts w:hint="eastAsia"/>
          <w:sz w:val="24"/>
        </w:rPr>
        <w:t>ALS</w:t>
      </w:r>
      <w:r>
        <w:rPr>
          <w:rFonts w:hint="eastAsia"/>
          <w:sz w:val="24"/>
        </w:rPr>
        <w:t>算法，本系统使用的是</w:t>
      </w:r>
      <w:r>
        <w:rPr>
          <w:rFonts w:hint="eastAsia"/>
          <w:sz w:val="24"/>
        </w:rPr>
        <w:t>ALS</w:t>
      </w:r>
      <w:r>
        <w:rPr>
          <w:rFonts w:hint="eastAsia"/>
          <w:sz w:val="24"/>
        </w:rPr>
        <w:t>算法。从协同过滤的角度来说，</w:t>
      </w:r>
      <w:r>
        <w:rPr>
          <w:rFonts w:hint="eastAsia"/>
          <w:sz w:val="24"/>
        </w:rPr>
        <w:t>ALS</w:t>
      </w:r>
      <w:r>
        <w:rPr>
          <w:rFonts w:hint="eastAsia"/>
          <w:sz w:val="24"/>
        </w:rPr>
        <w:t>算法属于混合协同过滤，</w:t>
      </w:r>
      <w:r>
        <w:rPr>
          <w:rFonts w:hint="eastAsia"/>
          <w:sz w:val="24"/>
        </w:rPr>
        <w:t>ALS</w:t>
      </w:r>
      <w:r>
        <w:rPr>
          <w:rFonts w:hint="eastAsia"/>
          <w:sz w:val="24"/>
        </w:rPr>
        <w:t>算法同时考虑了用户和产品两方面，通过观察所有用户为产品的打分情况，来推测每个用户的喜好并且向用户推荐合适的产品。将用户和产品的关系抽象为一个三元组</w:t>
      </w:r>
      <w:r>
        <w:rPr>
          <w:rFonts w:hint="eastAsia"/>
          <w:sz w:val="24"/>
        </w:rPr>
        <w:t>&lt;user,item,rating&gt;</w:t>
      </w:r>
      <w:r>
        <w:rPr>
          <w:rFonts w:hint="eastAsia"/>
          <w:sz w:val="24"/>
        </w:rPr>
        <w:t>，而其中的</w:t>
      </w:r>
      <w:r>
        <w:rPr>
          <w:rFonts w:hint="eastAsia"/>
          <w:sz w:val="24"/>
        </w:rPr>
        <w:t>rating</w:t>
      </w:r>
      <w:r>
        <w:rPr>
          <w:rFonts w:hint="eastAsia"/>
          <w:sz w:val="24"/>
        </w:rPr>
        <w:t>代表的是用户相对于产品的评分，表示的是用户对产品的喜好程度，在一批用户数据中，有</w:t>
      </w:r>
      <w:r>
        <w:rPr>
          <w:rFonts w:hint="eastAsia"/>
          <w:sz w:val="24"/>
        </w:rPr>
        <w:t>m</w:t>
      </w:r>
      <w:r>
        <w:rPr>
          <w:rFonts w:hint="eastAsia"/>
          <w:sz w:val="24"/>
        </w:rPr>
        <w:t>个用户和</w:t>
      </w:r>
      <w:r>
        <w:rPr>
          <w:rFonts w:hint="eastAsia"/>
          <w:sz w:val="24"/>
        </w:rPr>
        <w:t>n</w:t>
      </w:r>
      <w:r>
        <w:rPr>
          <w:rFonts w:hint="eastAsia"/>
          <w:sz w:val="24"/>
        </w:rPr>
        <w:t>个产品，根据用户的特征矩阵乘以物品的特征矩阵得到了评分矩阵，矩阵中的元素表示的是第</w:t>
      </w:r>
      <w:r>
        <w:rPr>
          <w:rFonts w:hint="eastAsia"/>
          <w:sz w:val="24"/>
        </w:rPr>
        <w:t>u</w:t>
      </w:r>
      <w:r>
        <w:rPr>
          <w:rFonts w:hint="eastAsia"/>
          <w:sz w:val="24"/>
        </w:rPr>
        <w:t>个用户对第</w:t>
      </w:r>
      <w:r>
        <w:rPr>
          <w:rFonts w:hint="eastAsia"/>
          <w:sz w:val="24"/>
        </w:rPr>
        <w:t>i</w:t>
      </w:r>
      <w:r>
        <w:rPr>
          <w:rFonts w:hint="eastAsia"/>
          <w:sz w:val="24"/>
        </w:rPr>
        <w:t>个产品的评分，因为一个用户不可能为所有的产品评分，所以该评分矩阵是一个稀疏矩阵。</w:t>
      </w:r>
      <w:r>
        <w:rPr>
          <w:rFonts w:hint="eastAsia"/>
          <w:sz w:val="24"/>
        </w:rPr>
        <w:t>ALS</w:t>
      </w:r>
      <w:r>
        <w:rPr>
          <w:rFonts w:hint="eastAsia"/>
          <w:sz w:val="24"/>
        </w:rPr>
        <w:t>算法的作用是为了预测稀疏矩阵中的空点，若该空点的打分值比非空点高，就将空点对应的产品推荐给用户。</w:t>
      </w:r>
      <w:r>
        <w:rPr>
          <w:rFonts w:hint="eastAsia"/>
          <w:sz w:val="24"/>
        </w:rPr>
        <w:t>ALS</w:t>
      </w:r>
      <w:r>
        <w:rPr>
          <w:rFonts w:hint="eastAsia"/>
          <w:sz w:val="24"/>
        </w:rPr>
        <w:t>算法分别将用户矩阵和</w:t>
      </w:r>
      <w:r>
        <w:rPr>
          <w:rFonts w:hint="eastAsia"/>
          <w:sz w:val="24"/>
        </w:rPr>
        <w:lastRenderedPageBreak/>
        <w:t>产品矩阵的特征分解，要求都分解出同样数量的特征，并且将用户矩阵和产品矩阵的转置矩阵进行相乘，即</w:t>
      </w:r>
      <w:r>
        <w:rPr>
          <w:rFonts w:hint="eastAsia"/>
          <w:sz w:val="24"/>
        </w:rPr>
        <w:t>V=UP</w:t>
      </w:r>
      <w:r>
        <w:rPr>
          <w:rFonts w:hint="eastAsia"/>
          <w:sz w:val="24"/>
          <w:vertAlign w:val="superscript"/>
        </w:rPr>
        <w:t>T</w:t>
      </w:r>
      <w:r>
        <w:rPr>
          <w:rFonts w:hint="eastAsia"/>
          <w:sz w:val="24"/>
        </w:rPr>
        <w:t>。经过不断的拟合运算得到最终的推荐结果。</w:t>
      </w:r>
    </w:p>
    <w:p w14:paraId="7D55504D" w14:textId="77777777" w:rsidR="00E3550E" w:rsidRDefault="00E3550E" w:rsidP="00E3550E">
      <w:pPr>
        <w:spacing w:line="288" w:lineRule="auto"/>
        <w:ind w:firstLineChars="200" w:firstLine="480"/>
        <w:rPr>
          <w:color w:val="000000"/>
          <w:kern w:val="0"/>
          <w:sz w:val="24"/>
        </w:rPr>
      </w:pPr>
      <w:r>
        <w:rPr>
          <w:rFonts w:hint="eastAsia"/>
          <w:color w:val="000000"/>
          <w:kern w:val="0"/>
          <w:sz w:val="24"/>
        </w:rPr>
        <w:t>Spark Core</w:t>
      </w:r>
      <w:r>
        <w:rPr>
          <w:rFonts w:hint="eastAsia"/>
          <w:color w:val="000000"/>
          <w:kern w:val="0"/>
          <w:sz w:val="24"/>
        </w:rPr>
        <w:t>的</w:t>
      </w:r>
      <w:r>
        <w:rPr>
          <w:rFonts w:hint="eastAsia"/>
          <w:color w:val="000000"/>
          <w:kern w:val="0"/>
          <w:sz w:val="24"/>
        </w:rPr>
        <w:t>Map Reduce</w:t>
      </w:r>
      <w:r>
        <w:rPr>
          <w:rFonts w:hint="eastAsia"/>
          <w:color w:val="000000"/>
          <w:kern w:val="0"/>
          <w:sz w:val="24"/>
        </w:rPr>
        <w:t>可以将复杂的操作封装成</w:t>
      </w:r>
      <w:r>
        <w:rPr>
          <w:rFonts w:hint="eastAsia"/>
          <w:color w:val="000000"/>
          <w:kern w:val="0"/>
          <w:sz w:val="24"/>
        </w:rPr>
        <w:t>RDD</w:t>
      </w:r>
      <w:r>
        <w:rPr>
          <w:rFonts w:hint="eastAsia"/>
          <w:color w:val="000000"/>
          <w:kern w:val="0"/>
          <w:sz w:val="24"/>
        </w:rPr>
        <w:t>的操作，可以使我们轻松进行数据转换。</w:t>
      </w:r>
      <w:r>
        <w:rPr>
          <w:color w:val="000000"/>
          <w:kern w:val="0"/>
          <w:sz w:val="24"/>
        </w:rPr>
        <w:t>S</w:t>
      </w:r>
      <w:r>
        <w:rPr>
          <w:rFonts w:hint="eastAsia"/>
          <w:color w:val="000000"/>
          <w:kern w:val="0"/>
          <w:sz w:val="24"/>
        </w:rPr>
        <w:t>park</w:t>
      </w:r>
      <w:r>
        <w:rPr>
          <w:rFonts w:hint="eastAsia"/>
          <w:color w:val="000000"/>
          <w:kern w:val="0"/>
          <w:sz w:val="24"/>
        </w:rPr>
        <w:t>会将很多条数据拆分成若干条，</w:t>
      </w:r>
      <w:r>
        <w:rPr>
          <w:rFonts w:hint="eastAsia"/>
          <w:color w:val="000000"/>
          <w:kern w:val="0"/>
          <w:sz w:val="24"/>
        </w:rPr>
        <w:t>map</w:t>
      </w:r>
      <w:r>
        <w:rPr>
          <w:rFonts w:hint="eastAsia"/>
          <w:color w:val="000000"/>
          <w:kern w:val="0"/>
          <w:sz w:val="24"/>
        </w:rPr>
        <w:t>后将所有数据合并，进行计算，最后将结果发给目标机器。对于</w:t>
      </w:r>
      <w:r>
        <w:rPr>
          <w:rFonts w:hint="eastAsia"/>
          <w:color w:val="000000"/>
          <w:kern w:val="0"/>
          <w:sz w:val="24"/>
        </w:rPr>
        <w:t>ALS</w:t>
      </w:r>
      <w:r>
        <w:rPr>
          <w:rFonts w:hint="eastAsia"/>
          <w:color w:val="000000"/>
          <w:kern w:val="0"/>
          <w:sz w:val="24"/>
        </w:rPr>
        <w:t>算法的具体实现，引入</w:t>
      </w:r>
      <w:r>
        <w:rPr>
          <w:rFonts w:hint="eastAsia"/>
          <w:color w:val="000000"/>
          <w:kern w:val="0"/>
          <w:sz w:val="24"/>
        </w:rPr>
        <w:t>Spark</w:t>
      </w:r>
      <w:r>
        <w:rPr>
          <w:rFonts w:hint="eastAsia"/>
          <w:color w:val="000000"/>
          <w:kern w:val="0"/>
          <w:sz w:val="24"/>
        </w:rPr>
        <w:t>的</w:t>
      </w:r>
      <w:r>
        <w:rPr>
          <w:rFonts w:hint="eastAsia"/>
          <w:color w:val="000000"/>
          <w:kern w:val="0"/>
          <w:sz w:val="24"/>
        </w:rPr>
        <w:t>MLlib</w:t>
      </w:r>
      <w:r>
        <w:rPr>
          <w:rFonts w:hint="eastAsia"/>
          <w:color w:val="000000"/>
          <w:kern w:val="0"/>
          <w:sz w:val="24"/>
        </w:rPr>
        <w:t>依赖，在</w:t>
      </w:r>
      <w:r>
        <w:rPr>
          <w:rFonts w:hint="eastAsia"/>
          <w:color w:val="000000"/>
          <w:kern w:val="0"/>
          <w:sz w:val="24"/>
        </w:rPr>
        <w:t>AlsRecallTrain</w:t>
      </w:r>
      <w:r>
        <w:rPr>
          <w:rFonts w:hint="eastAsia"/>
          <w:color w:val="000000"/>
          <w:kern w:val="0"/>
          <w:sz w:val="24"/>
        </w:rPr>
        <w:t>类中先加载模型进行训练计算，首先必要的是初始化</w:t>
      </w:r>
      <w:r>
        <w:rPr>
          <w:rFonts w:hint="eastAsia"/>
          <w:color w:val="000000"/>
          <w:kern w:val="0"/>
          <w:sz w:val="24"/>
        </w:rPr>
        <w:t>Spark</w:t>
      </w:r>
      <w:r>
        <w:rPr>
          <w:rFonts w:hint="eastAsia"/>
          <w:color w:val="000000"/>
          <w:kern w:val="0"/>
          <w:sz w:val="24"/>
        </w:rPr>
        <w:t>的运行环境，在</w:t>
      </w:r>
      <w:r>
        <w:rPr>
          <w:rFonts w:hint="eastAsia"/>
          <w:color w:val="000000"/>
          <w:kern w:val="0"/>
          <w:sz w:val="24"/>
        </w:rPr>
        <w:t>Java</w:t>
      </w:r>
      <w:r>
        <w:rPr>
          <w:rFonts w:hint="eastAsia"/>
          <w:color w:val="000000"/>
          <w:kern w:val="0"/>
          <w:sz w:val="24"/>
        </w:rPr>
        <w:t>中是将</w:t>
      </w:r>
      <w:r>
        <w:rPr>
          <w:rFonts w:hint="eastAsia"/>
          <w:color w:val="000000"/>
          <w:kern w:val="0"/>
          <w:sz w:val="24"/>
        </w:rPr>
        <w:t>Java</w:t>
      </w:r>
      <w:r>
        <w:rPr>
          <w:rFonts w:hint="eastAsia"/>
          <w:color w:val="000000"/>
          <w:kern w:val="0"/>
          <w:sz w:val="24"/>
        </w:rPr>
        <w:t>操作转化成</w:t>
      </w:r>
      <w:r>
        <w:rPr>
          <w:rFonts w:hint="eastAsia"/>
          <w:color w:val="000000"/>
          <w:kern w:val="0"/>
          <w:sz w:val="24"/>
        </w:rPr>
        <w:t>JavaRDD</w:t>
      </w:r>
      <w:r>
        <w:rPr>
          <w:rFonts w:hint="eastAsia"/>
          <w:color w:val="000000"/>
          <w:kern w:val="0"/>
          <w:sz w:val="24"/>
        </w:rPr>
        <w:t>的操作，加载</w:t>
      </w:r>
      <w:r>
        <w:rPr>
          <w:rFonts w:hint="eastAsia"/>
          <w:color w:val="000000"/>
          <w:kern w:val="0"/>
          <w:sz w:val="24"/>
        </w:rPr>
        <w:t>behavior.csv</w:t>
      </w:r>
      <w:r>
        <w:rPr>
          <w:rFonts w:hint="eastAsia"/>
          <w:color w:val="000000"/>
          <w:kern w:val="0"/>
          <w:sz w:val="24"/>
        </w:rPr>
        <w:t>文件，用来构造稀疏矩阵，其中主要存放三个参数，用户</w:t>
      </w:r>
      <w:r>
        <w:rPr>
          <w:rFonts w:hint="eastAsia"/>
          <w:color w:val="000000"/>
          <w:kern w:val="0"/>
          <w:sz w:val="24"/>
        </w:rPr>
        <w:t>ID</w:t>
      </w:r>
      <w:r>
        <w:rPr>
          <w:rFonts w:hint="eastAsia"/>
          <w:color w:val="000000"/>
          <w:kern w:val="0"/>
          <w:sz w:val="24"/>
        </w:rPr>
        <w:t>，门店</w:t>
      </w:r>
      <w:r>
        <w:rPr>
          <w:rFonts w:hint="eastAsia"/>
          <w:color w:val="000000"/>
          <w:kern w:val="0"/>
          <w:sz w:val="24"/>
        </w:rPr>
        <w:t>ID</w:t>
      </w:r>
      <w:r>
        <w:rPr>
          <w:rFonts w:hint="eastAsia"/>
          <w:color w:val="000000"/>
          <w:kern w:val="0"/>
          <w:sz w:val="24"/>
        </w:rPr>
        <w:t>和</w:t>
      </w:r>
      <w:r>
        <w:rPr>
          <w:rFonts w:hint="eastAsia"/>
          <w:color w:val="000000"/>
          <w:kern w:val="0"/>
          <w:sz w:val="24"/>
        </w:rPr>
        <w:t>rating</w:t>
      </w:r>
      <w:r>
        <w:rPr>
          <w:rFonts w:hint="eastAsia"/>
          <w:color w:val="000000"/>
          <w:kern w:val="0"/>
          <w:sz w:val="24"/>
        </w:rPr>
        <w:t>评分，提取其中的元素封装定义为</w:t>
      </w:r>
      <w:r>
        <w:rPr>
          <w:rFonts w:hint="eastAsia"/>
          <w:color w:val="000000"/>
          <w:kern w:val="0"/>
          <w:sz w:val="24"/>
        </w:rPr>
        <w:t>Rating</w:t>
      </w:r>
      <w:r>
        <w:rPr>
          <w:rFonts w:hint="eastAsia"/>
          <w:color w:val="000000"/>
          <w:kern w:val="0"/>
          <w:sz w:val="24"/>
        </w:rPr>
        <w:t>数据结构。将所有的训练数据进行二八分，即百分之</w:t>
      </w:r>
      <w:r>
        <w:rPr>
          <w:rFonts w:hint="eastAsia"/>
          <w:color w:val="000000"/>
          <w:kern w:val="0"/>
          <w:sz w:val="24"/>
        </w:rPr>
        <w:t>80</w:t>
      </w:r>
      <w:r>
        <w:rPr>
          <w:rFonts w:hint="eastAsia"/>
          <w:color w:val="000000"/>
          <w:kern w:val="0"/>
          <w:sz w:val="24"/>
        </w:rPr>
        <w:t>用来训练，百分之</w:t>
      </w:r>
      <w:r>
        <w:rPr>
          <w:rFonts w:hint="eastAsia"/>
          <w:color w:val="000000"/>
          <w:kern w:val="0"/>
          <w:sz w:val="24"/>
        </w:rPr>
        <w:t>20</w:t>
      </w:r>
      <w:r>
        <w:rPr>
          <w:rFonts w:hint="eastAsia"/>
          <w:color w:val="000000"/>
          <w:kern w:val="0"/>
          <w:sz w:val="24"/>
        </w:rPr>
        <w:t>做测试。设置最大的迭代次数为</w:t>
      </w:r>
      <w:r>
        <w:rPr>
          <w:rFonts w:hint="eastAsia"/>
          <w:color w:val="000000"/>
          <w:kern w:val="0"/>
          <w:sz w:val="24"/>
        </w:rPr>
        <w:t>10</w:t>
      </w:r>
      <w:r>
        <w:rPr>
          <w:rFonts w:hint="eastAsia"/>
          <w:color w:val="000000"/>
          <w:kern w:val="0"/>
          <w:sz w:val="24"/>
        </w:rPr>
        <w:t>次，将矩阵的特征分解为</w:t>
      </w:r>
      <w:r>
        <w:rPr>
          <w:rFonts w:hint="eastAsia"/>
          <w:color w:val="000000"/>
          <w:kern w:val="0"/>
          <w:sz w:val="24"/>
        </w:rPr>
        <w:t>5</w:t>
      </w:r>
      <w:r>
        <w:rPr>
          <w:rFonts w:hint="eastAsia"/>
          <w:color w:val="000000"/>
          <w:kern w:val="0"/>
          <w:sz w:val="24"/>
        </w:rPr>
        <w:t>个，设置</w:t>
      </w:r>
      <w:r>
        <w:rPr>
          <w:rFonts w:hint="eastAsia"/>
          <w:color w:val="000000"/>
          <w:kern w:val="0"/>
          <w:sz w:val="24"/>
        </w:rPr>
        <w:t>RegParam</w:t>
      </w:r>
      <w:r>
        <w:rPr>
          <w:rFonts w:hint="eastAsia"/>
          <w:color w:val="000000"/>
          <w:kern w:val="0"/>
          <w:sz w:val="24"/>
        </w:rPr>
        <w:t>正则化系数为</w:t>
      </w:r>
      <w:r>
        <w:rPr>
          <w:rFonts w:hint="eastAsia"/>
          <w:color w:val="000000"/>
          <w:kern w:val="0"/>
          <w:sz w:val="24"/>
        </w:rPr>
        <w:t>0.01</w:t>
      </w:r>
      <w:r>
        <w:rPr>
          <w:rFonts w:hint="eastAsia"/>
          <w:color w:val="000000"/>
          <w:kern w:val="0"/>
          <w:sz w:val="24"/>
        </w:rPr>
        <w:t>，防止过拟合，即模型训练出的内容过于趋近真实数据情况，一旦真实数据有误差或者出现问题，导致模型的预测结果不尽如人意；欠拟合则相反，模型的预测结果与真实数据偏差太大。当出现过拟合的情况，可以采取增大数据规模，减少特征维度，或增大正则化系数来调整；出现欠拟合采取相反的措施即可。使用</w:t>
      </w:r>
      <w:r>
        <w:rPr>
          <w:rFonts w:hint="eastAsia"/>
          <w:color w:val="000000"/>
          <w:kern w:val="0"/>
          <w:sz w:val="24"/>
        </w:rPr>
        <w:t>fit</w:t>
      </w:r>
      <w:r>
        <w:rPr>
          <w:rFonts w:hint="eastAsia"/>
          <w:color w:val="000000"/>
          <w:kern w:val="0"/>
          <w:sz w:val="24"/>
        </w:rPr>
        <w:t>方法训练模型，将训练好的模型文件通过</w:t>
      </w:r>
      <w:r>
        <w:rPr>
          <w:rFonts w:hint="eastAsia"/>
          <w:color w:val="000000"/>
          <w:kern w:val="0"/>
          <w:sz w:val="24"/>
        </w:rPr>
        <w:t>save</w:t>
      </w:r>
      <w:r>
        <w:rPr>
          <w:rFonts w:hint="eastAsia"/>
          <w:color w:val="000000"/>
          <w:kern w:val="0"/>
          <w:sz w:val="24"/>
        </w:rPr>
        <w:t>方式保存到合适的路径中。为了直观的评测模型，使用</w:t>
      </w:r>
      <w:r>
        <w:rPr>
          <w:rFonts w:hint="eastAsia"/>
          <w:color w:val="000000"/>
          <w:kern w:val="0"/>
          <w:sz w:val="24"/>
        </w:rPr>
        <w:t>rmse</w:t>
      </w:r>
      <w:r>
        <w:rPr>
          <w:rFonts w:hint="eastAsia"/>
          <w:color w:val="000000"/>
          <w:kern w:val="0"/>
          <w:sz w:val="24"/>
        </w:rPr>
        <w:t>参数对模型评测，</w:t>
      </w:r>
      <w:r>
        <w:rPr>
          <w:rFonts w:hint="eastAsia"/>
          <w:color w:val="000000"/>
          <w:kern w:val="0"/>
          <w:sz w:val="24"/>
        </w:rPr>
        <w:t>rmse</w:t>
      </w:r>
      <w:r>
        <w:rPr>
          <w:rFonts w:hint="eastAsia"/>
          <w:color w:val="000000"/>
          <w:kern w:val="0"/>
          <w:sz w:val="24"/>
        </w:rPr>
        <w:t>是均方根误差，预测值与真实值的偏差的平方除以观测的次数，再开根号，</w:t>
      </w:r>
      <w:r>
        <w:rPr>
          <w:rFonts w:hint="eastAsia"/>
          <w:color w:val="000000"/>
          <w:kern w:val="0"/>
          <w:sz w:val="24"/>
        </w:rPr>
        <w:t>rmse</w:t>
      </w:r>
      <w:r>
        <w:rPr>
          <w:rFonts w:hint="eastAsia"/>
          <w:color w:val="000000"/>
          <w:kern w:val="0"/>
          <w:sz w:val="24"/>
        </w:rPr>
        <w:t>参数的值越小，表示训练数据越准确，可以通过调整迭代次数、特征数量或正则化系数来调试</w:t>
      </w:r>
      <w:r>
        <w:rPr>
          <w:rFonts w:hint="eastAsia"/>
          <w:color w:val="000000"/>
          <w:kern w:val="0"/>
          <w:sz w:val="24"/>
        </w:rPr>
        <w:t>rmse</w:t>
      </w:r>
      <w:r>
        <w:rPr>
          <w:rFonts w:hint="eastAsia"/>
          <w:color w:val="000000"/>
          <w:kern w:val="0"/>
          <w:sz w:val="24"/>
        </w:rPr>
        <w:t>的分数。</w:t>
      </w:r>
      <w:r>
        <w:rPr>
          <w:rFonts w:hint="eastAsia"/>
          <w:color w:val="000000"/>
          <w:kern w:val="0"/>
          <w:sz w:val="24"/>
        </w:rPr>
        <w:t>ALS</w:t>
      </w:r>
      <w:r>
        <w:rPr>
          <w:rFonts w:hint="eastAsia"/>
          <w:color w:val="000000"/>
          <w:kern w:val="0"/>
          <w:sz w:val="24"/>
        </w:rPr>
        <w:t>算法进行训练的流程如图</w:t>
      </w:r>
      <w:r>
        <w:rPr>
          <w:rFonts w:hint="eastAsia"/>
          <w:color w:val="000000"/>
          <w:kern w:val="0"/>
          <w:sz w:val="24"/>
        </w:rPr>
        <w:t>5-8</w:t>
      </w:r>
      <w:r>
        <w:rPr>
          <w:rFonts w:hint="eastAsia"/>
          <w:color w:val="000000"/>
          <w:kern w:val="0"/>
          <w:sz w:val="24"/>
        </w:rPr>
        <w:t>所示。</w:t>
      </w:r>
    </w:p>
    <w:p w14:paraId="4CF69F7F" w14:textId="3A5FA112" w:rsidR="00E3550E" w:rsidRDefault="00E3550E" w:rsidP="00E3550E">
      <w:pPr>
        <w:spacing w:line="288" w:lineRule="auto"/>
        <w:ind w:firstLineChars="200" w:firstLine="480"/>
        <w:jc w:val="center"/>
        <w:rPr>
          <w:color w:val="000000"/>
          <w:kern w:val="0"/>
          <w:sz w:val="24"/>
        </w:rPr>
      </w:pPr>
      <w:r>
        <w:rPr>
          <w:noProof/>
          <w:color w:val="000000"/>
          <w:kern w:val="0"/>
          <w:sz w:val="24"/>
        </w:rPr>
        <w:drawing>
          <wp:inline distT="0" distB="0" distL="0" distR="0" wp14:anchorId="6D14BBEC" wp14:editId="3479A946">
            <wp:extent cx="2400300" cy="35102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0300" cy="3510280"/>
                    </a:xfrm>
                    <a:prstGeom prst="rect">
                      <a:avLst/>
                    </a:prstGeom>
                    <a:noFill/>
                    <a:ln>
                      <a:noFill/>
                    </a:ln>
                  </pic:spPr>
                </pic:pic>
              </a:graphicData>
            </a:graphic>
          </wp:inline>
        </w:drawing>
      </w:r>
    </w:p>
    <w:p w14:paraId="2C5198FD" w14:textId="77777777" w:rsidR="00E3550E" w:rsidRDefault="00E3550E" w:rsidP="00E3550E">
      <w:pPr>
        <w:spacing w:afterLines="100" w:after="312" w:line="288" w:lineRule="auto"/>
        <w:ind w:left="525" w:hangingChars="250" w:hanging="525"/>
        <w:jc w:val="center"/>
        <w:rPr>
          <w:rFonts w:eastAsia="黑体"/>
          <w:color w:val="000000"/>
          <w:szCs w:val="21"/>
        </w:rPr>
      </w:pPr>
      <w:r>
        <w:rPr>
          <w:rFonts w:eastAsia="黑体" w:hint="eastAsia"/>
          <w:color w:val="000000"/>
          <w:szCs w:val="21"/>
        </w:rPr>
        <w:t>图</w:t>
      </w:r>
      <w:r>
        <w:rPr>
          <w:rFonts w:eastAsia="黑体" w:hint="eastAsia"/>
          <w:color w:val="000000"/>
          <w:szCs w:val="21"/>
        </w:rPr>
        <w:t>5</w:t>
      </w:r>
      <w:r>
        <w:rPr>
          <w:rFonts w:eastAsia="黑体"/>
          <w:color w:val="000000"/>
          <w:szCs w:val="21"/>
        </w:rPr>
        <w:t>-</w:t>
      </w:r>
      <w:r>
        <w:rPr>
          <w:rFonts w:eastAsia="黑体" w:hint="eastAsia"/>
          <w:color w:val="000000"/>
          <w:szCs w:val="21"/>
        </w:rPr>
        <w:t>8</w:t>
      </w:r>
      <w:r>
        <w:rPr>
          <w:rFonts w:eastAsia="黑体"/>
          <w:color w:val="000000"/>
          <w:szCs w:val="21"/>
        </w:rPr>
        <w:t xml:space="preserve"> </w:t>
      </w:r>
      <w:r>
        <w:rPr>
          <w:rFonts w:eastAsia="黑体" w:hint="eastAsia"/>
          <w:color w:val="000000"/>
          <w:szCs w:val="21"/>
        </w:rPr>
        <w:t>ALS</w:t>
      </w:r>
      <w:r>
        <w:rPr>
          <w:rFonts w:eastAsia="黑体" w:hint="eastAsia"/>
          <w:color w:val="000000"/>
          <w:szCs w:val="21"/>
        </w:rPr>
        <w:t>算法训练流程图示例</w:t>
      </w:r>
    </w:p>
    <w:p w14:paraId="5166F12F" w14:textId="77777777" w:rsidR="00E3550E" w:rsidRDefault="00E3550E" w:rsidP="00E3550E">
      <w:pPr>
        <w:spacing w:line="288" w:lineRule="auto"/>
        <w:ind w:firstLineChars="200" w:firstLine="480"/>
        <w:rPr>
          <w:color w:val="000000"/>
          <w:kern w:val="0"/>
          <w:sz w:val="24"/>
        </w:rPr>
      </w:pPr>
      <w:r>
        <w:rPr>
          <w:rFonts w:hint="eastAsia"/>
          <w:color w:val="000000"/>
          <w:kern w:val="0"/>
          <w:sz w:val="24"/>
        </w:rPr>
        <w:lastRenderedPageBreak/>
        <w:t>在</w:t>
      </w:r>
      <w:r>
        <w:rPr>
          <w:rFonts w:hint="eastAsia"/>
          <w:color w:val="000000"/>
          <w:kern w:val="0"/>
          <w:sz w:val="24"/>
        </w:rPr>
        <w:t>AlsRecallPredict</w:t>
      </w:r>
      <w:r>
        <w:rPr>
          <w:rFonts w:hint="eastAsia"/>
          <w:color w:val="000000"/>
          <w:kern w:val="0"/>
          <w:sz w:val="24"/>
        </w:rPr>
        <w:t>中进行预测，为用户做预测，并根据内部算法将预测概率最高的前</w:t>
      </w:r>
      <w:r>
        <w:rPr>
          <w:rFonts w:hint="eastAsia"/>
          <w:color w:val="000000"/>
          <w:kern w:val="0"/>
          <w:sz w:val="24"/>
        </w:rPr>
        <w:t>20</w:t>
      </w:r>
      <w:r>
        <w:rPr>
          <w:rFonts w:hint="eastAsia"/>
          <w:color w:val="000000"/>
          <w:kern w:val="0"/>
          <w:sz w:val="24"/>
        </w:rPr>
        <w:t>个门店取出，存入</w:t>
      </w:r>
      <w:r>
        <w:rPr>
          <w:rFonts w:hint="eastAsia"/>
          <w:color w:val="000000"/>
          <w:kern w:val="0"/>
          <w:sz w:val="24"/>
        </w:rPr>
        <w:t>MySQL</w:t>
      </w:r>
      <w:r>
        <w:rPr>
          <w:rFonts w:hint="eastAsia"/>
          <w:color w:val="000000"/>
          <w:kern w:val="0"/>
          <w:sz w:val="24"/>
        </w:rPr>
        <w:t>数据库中。核心代码如下：</w:t>
      </w:r>
    </w:p>
    <w:p w14:paraId="753F78A7" w14:textId="77777777" w:rsidR="00E3550E" w:rsidRDefault="00E3550E" w:rsidP="00E3550E">
      <w:pPr>
        <w:spacing w:line="288" w:lineRule="auto"/>
        <w:ind w:firstLineChars="200" w:firstLine="480"/>
        <w:rPr>
          <w:color w:val="000000"/>
          <w:kern w:val="0"/>
          <w:sz w:val="24"/>
        </w:rPr>
      </w:pPr>
      <w:r>
        <w:rPr>
          <w:color w:val="000000"/>
          <w:kern w:val="0"/>
          <w:sz w:val="24"/>
        </w:rPr>
        <w:t>Dataset&lt;Row&gt; userRecs = alsModel.recommendForUserSubset(users , 20);</w:t>
      </w:r>
    </w:p>
    <w:p w14:paraId="1F04A40B" w14:textId="77777777" w:rsidR="00E3550E" w:rsidRDefault="00E3550E" w:rsidP="00E3550E">
      <w:pPr>
        <w:spacing w:line="288" w:lineRule="auto"/>
        <w:ind w:firstLineChars="200" w:firstLine="480"/>
        <w:rPr>
          <w:color w:val="000000"/>
          <w:kern w:val="0"/>
          <w:sz w:val="24"/>
        </w:rPr>
      </w:pPr>
      <w:r>
        <w:rPr>
          <w:color w:val="000000"/>
          <w:kern w:val="0"/>
          <w:sz w:val="24"/>
        </w:rPr>
        <w:t>PreparedStatement preparedStatement = connection.prepareStatement("insert into recommend(id,recommend) values (?,?)");</w:t>
      </w:r>
    </w:p>
    <w:p w14:paraId="1015F9C3" w14:textId="77777777" w:rsidR="00E3550E" w:rsidRDefault="00E3550E" w:rsidP="00E3550E">
      <w:pPr>
        <w:pStyle w:val="3"/>
        <w:tabs>
          <w:tab w:val="left" w:pos="0"/>
        </w:tabs>
        <w:spacing w:beforeLines="100" w:before="312" w:after="0" w:line="288" w:lineRule="auto"/>
        <w:rPr>
          <w:rFonts w:eastAsia="黑体"/>
          <w:b w:val="0"/>
          <w:color w:val="000000"/>
          <w:sz w:val="28"/>
          <w:szCs w:val="28"/>
        </w:rPr>
      </w:pPr>
      <w:bookmarkStart w:id="159" w:name="_Toc484871677"/>
      <w:bookmarkStart w:id="160" w:name="_Toc484871933"/>
      <w:bookmarkStart w:id="161" w:name="_Toc101728957"/>
      <w:r>
        <w:rPr>
          <w:rFonts w:eastAsia="黑体" w:hint="eastAsia"/>
          <w:b w:val="0"/>
          <w:color w:val="000000"/>
          <w:sz w:val="28"/>
          <w:szCs w:val="28"/>
        </w:rPr>
        <w:t>5.</w:t>
      </w:r>
      <w:r>
        <w:rPr>
          <w:rFonts w:eastAsia="黑体"/>
          <w:b w:val="0"/>
          <w:color w:val="000000"/>
          <w:sz w:val="28"/>
          <w:szCs w:val="28"/>
        </w:rPr>
        <w:t>4</w:t>
      </w:r>
      <w:r>
        <w:rPr>
          <w:rFonts w:eastAsia="黑体" w:hint="eastAsia"/>
          <w:b w:val="0"/>
          <w:color w:val="000000"/>
          <w:sz w:val="28"/>
          <w:szCs w:val="28"/>
        </w:rPr>
        <w:t xml:space="preserve">.2 </w:t>
      </w:r>
      <w:bookmarkEnd w:id="159"/>
      <w:bookmarkEnd w:id="160"/>
      <w:r>
        <w:rPr>
          <w:rFonts w:eastAsia="黑体" w:hint="eastAsia"/>
          <w:b w:val="0"/>
          <w:color w:val="000000"/>
          <w:sz w:val="28"/>
          <w:szCs w:val="28"/>
        </w:rPr>
        <w:t>LR</w:t>
      </w:r>
      <w:r>
        <w:rPr>
          <w:rFonts w:eastAsia="黑体" w:hint="eastAsia"/>
          <w:b w:val="0"/>
          <w:color w:val="000000"/>
          <w:sz w:val="28"/>
          <w:szCs w:val="28"/>
        </w:rPr>
        <w:t>算法训练实现</w:t>
      </w:r>
      <w:bookmarkEnd w:id="161"/>
    </w:p>
    <w:p w14:paraId="361B776C" w14:textId="77777777" w:rsidR="00E3550E" w:rsidRDefault="00E3550E" w:rsidP="00E3550E">
      <w:pPr>
        <w:spacing w:line="288" w:lineRule="auto"/>
        <w:ind w:firstLineChars="200" w:firstLine="480"/>
        <w:rPr>
          <w:sz w:val="24"/>
        </w:rPr>
      </w:pPr>
      <w:r>
        <w:rPr>
          <w:rFonts w:hint="eastAsia"/>
          <w:sz w:val="24"/>
        </w:rPr>
        <w:t>LR</w:t>
      </w:r>
      <w:r>
        <w:rPr>
          <w:rFonts w:hint="eastAsia"/>
          <w:sz w:val="24"/>
        </w:rPr>
        <w:t>算法是通过用户历史数据，对未来可能发生的结果的概率进行预测。例如将用户可能被点击的概率看做因变量</w:t>
      </w:r>
      <w:r>
        <w:rPr>
          <w:rFonts w:hint="eastAsia"/>
          <w:sz w:val="24"/>
        </w:rPr>
        <w:t>Y</w:t>
      </w:r>
      <w:r>
        <w:rPr>
          <w:rFonts w:hint="eastAsia"/>
          <w:sz w:val="24"/>
        </w:rPr>
        <w:t>，将用户的</w:t>
      </w:r>
      <w:r>
        <w:rPr>
          <w:rFonts w:hint="eastAsia"/>
          <w:sz w:val="24"/>
        </w:rPr>
        <w:t>ID</w:t>
      </w:r>
      <w:r>
        <w:rPr>
          <w:rFonts w:hint="eastAsia"/>
          <w:sz w:val="24"/>
        </w:rPr>
        <w:t>、年龄、性别以及商品的一些属性，本系统是门店</w:t>
      </w:r>
      <w:r>
        <w:rPr>
          <w:rFonts w:hint="eastAsia"/>
          <w:sz w:val="24"/>
        </w:rPr>
        <w:t>ID</w:t>
      </w:r>
      <w:r>
        <w:rPr>
          <w:rFonts w:hint="eastAsia"/>
          <w:sz w:val="24"/>
        </w:rPr>
        <w:t>、评分、人均价格、是否被点击等特征作为自变量</w:t>
      </w:r>
      <w:r>
        <w:rPr>
          <w:rFonts w:hint="eastAsia"/>
          <w:sz w:val="24"/>
        </w:rPr>
        <w:t>X</w:t>
      </w:r>
      <w:r>
        <w:rPr>
          <w:rFonts w:hint="eastAsia"/>
          <w:sz w:val="24"/>
        </w:rPr>
        <w:t>，</w:t>
      </w:r>
      <w:r>
        <w:rPr>
          <w:rFonts w:hint="eastAsia"/>
          <w:sz w:val="24"/>
        </w:rPr>
        <w:t>LR</w:t>
      </w:r>
      <w:r>
        <w:rPr>
          <w:rFonts w:hint="eastAsia"/>
          <w:sz w:val="24"/>
        </w:rPr>
        <w:t>逻辑回归算法根据这一系列特征，每个特征会占有一个权重，当这些权重进行了逻辑乘和线性加之后，即</w:t>
      </w:r>
      <w:r>
        <w:rPr>
          <w:rFonts w:hint="eastAsia"/>
          <w:sz w:val="24"/>
        </w:rPr>
        <w:t>Y=AX1+BX2+CX3+DX4</w:t>
      </w:r>
      <w:r>
        <w:rPr>
          <w:sz w:val="24"/>
        </w:rPr>
        <w:t>……</w:t>
      </w:r>
      <w:r>
        <w:rPr>
          <w:rFonts w:hint="eastAsia"/>
          <w:sz w:val="24"/>
        </w:rPr>
        <w:t>，会获得一个概率，这个概率越接近</w:t>
      </w:r>
      <w:r>
        <w:rPr>
          <w:rFonts w:hint="eastAsia"/>
          <w:sz w:val="24"/>
        </w:rPr>
        <w:t>1</w:t>
      </w:r>
      <w:r>
        <w:rPr>
          <w:rFonts w:hint="eastAsia"/>
          <w:sz w:val="24"/>
        </w:rPr>
        <w:t>，就越有可能被用户喜爱，越接近</w:t>
      </w:r>
      <w:r>
        <w:rPr>
          <w:rFonts w:hint="eastAsia"/>
          <w:sz w:val="24"/>
        </w:rPr>
        <w:t>0</w:t>
      </w:r>
      <w:r>
        <w:rPr>
          <w:rFonts w:hint="eastAsia"/>
          <w:sz w:val="24"/>
        </w:rPr>
        <w:t>，表示被用户喜爱的可能性越小。</w:t>
      </w:r>
    </w:p>
    <w:p w14:paraId="56C12BF2" w14:textId="77777777" w:rsidR="00E3550E" w:rsidRDefault="00E3550E" w:rsidP="00E3550E">
      <w:pPr>
        <w:spacing w:line="288" w:lineRule="auto"/>
        <w:ind w:firstLineChars="200" w:firstLine="480"/>
        <w:rPr>
          <w:sz w:val="24"/>
        </w:rPr>
      </w:pPr>
      <w:r>
        <w:rPr>
          <w:rFonts w:hint="eastAsia"/>
          <w:sz w:val="24"/>
        </w:rPr>
        <w:t>由于</w:t>
      </w:r>
      <w:r>
        <w:rPr>
          <w:rFonts w:hint="eastAsia"/>
          <w:sz w:val="24"/>
        </w:rPr>
        <w:t>LR</w:t>
      </w:r>
      <w:r>
        <w:rPr>
          <w:rFonts w:hint="eastAsia"/>
          <w:sz w:val="24"/>
        </w:rPr>
        <w:t>算法的计算过程只接受</w:t>
      </w:r>
      <w:r>
        <w:rPr>
          <w:rFonts w:hint="eastAsia"/>
          <w:sz w:val="24"/>
        </w:rPr>
        <w:t>int</w:t>
      </w:r>
      <w:r>
        <w:rPr>
          <w:rFonts w:hint="eastAsia"/>
          <w:sz w:val="24"/>
        </w:rPr>
        <w:t>、</w:t>
      </w:r>
      <w:r>
        <w:rPr>
          <w:rFonts w:hint="eastAsia"/>
          <w:sz w:val="24"/>
        </w:rPr>
        <w:t>double</w:t>
      </w:r>
      <w:r>
        <w:rPr>
          <w:rFonts w:hint="eastAsia"/>
          <w:sz w:val="24"/>
        </w:rPr>
        <w:t>等类型，所以需要对特征进行预处理，将用户年龄、人均价格采用</w:t>
      </w:r>
      <w:r>
        <w:rPr>
          <w:rFonts w:hint="eastAsia"/>
          <w:sz w:val="24"/>
        </w:rPr>
        <w:t>bucket</w:t>
      </w:r>
      <w:r>
        <w:rPr>
          <w:rFonts w:hint="eastAsia"/>
          <w:sz w:val="24"/>
        </w:rPr>
        <w:t>方式编码，分为四个阶段，根据用户的年龄在某一个阶段值就为</w:t>
      </w:r>
      <w:r>
        <w:rPr>
          <w:rFonts w:hint="eastAsia"/>
          <w:sz w:val="24"/>
        </w:rPr>
        <w:t>1</w:t>
      </w:r>
      <w:r>
        <w:rPr>
          <w:rFonts w:hint="eastAsia"/>
          <w:sz w:val="24"/>
        </w:rPr>
        <w:t>，其余为</w:t>
      </w:r>
      <w:r>
        <w:rPr>
          <w:rFonts w:hint="eastAsia"/>
          <w:sz w:val="24"/>
        </w:rPr>
        <w:t>0</w:t>
      </w:r>
      <w:r>
        <w:rPr>
          <w:rFonts w:hint="eastAsia"/>
          <w:sz w:val="24"/>
        </w:rPr>
        <w:t>，价格同理。处理后的结果是一个</w:t>
      </w:r>
      <w:r>
        <w:rPr>
          <w:rFonts w:hint="eastAsia"/>
          <w:sz w:val="24"/>
        </w:rPr>
        <w:t>12</w:t>
      </w:r>
      <w:r>
        <w:rPr>
          <w:rFonts w:hint="eastAsia"/>
          <w:sz w:val="24"/>
        </w:rPr>
        <w:t>维的</w:t>
      </w:r>
      <w:r>
        <w:rPr>
          <w:rFonts w:hint="eastAsia"/>
          <w:sz w:val="24"/>
        </w:rPr>
        <w:t>.csv</w:t>
      </w:r>
      <w:r>
        <w:rPr>
          <w:rFonts w:hint="eastAsia"/>
          <w:sz w:val="24"/>
        </w:rPr>
        <w:t>文件，如下图所示，</w:t>
      </w:r>
      <w:r>
        <w:rPr>
          <w:rFonts w:hint="eastAsia"/>
          <w:sz w:val="24"/>
        </w:rPr>
        <w:t>A-D</w:t>
      </w:r>
      <w:r>
        <w:rPr>
          <w:rFonts w:hint="eastAsia"/>
          <w:sz w:val="24"/>
        </w:rPr>
        <w:t>表示年龄的分类，</w:t>
      </w:r>
      <w:r>
        <w:rPr>
          <w:rFonts w:hint="eastAsia"/>
          <w:sz w:val="24"/>
        </w:rPr>
        <w:t>EF</w:t>
      </w:r>
      <w:r>
        <w:rPr>
          <w:rFonts w:hint="eastAsia"/>
          <w:sz w:val="24"/>
        </w:rPr>
        <w:t>是性别的分类，</w:t>
      </w:r>
      <w:r>
        <w:rPr>
          <w:rFonts w:hint="eastAsia"/>
          <w:sz w:val="24"/>
        </w:rPr>
        <w:t>G</w:t>
      </w:r>
      <w:r>
        <w:rPr>
          <w:rFonts w:hint="eastAsia"/>
          <w:sz w:val="24"/>
        </w:rPr>
        <w:t>是评分，</w:t>
      </w:r>
      <w:r>
        <w:rPr>
          <w:rFonts w:hint="eastAsia"/>
          <w:sz w:val="24"/>
        </w:rPr>
        <w:t>H-K</w:t>
      </w:r>
      <w:r>
        <w:rPr>
          <w:rFonts w:hint="eastAsia"/>
          <w:sz w:val="24"/>
        </w:rPr>
        <w:t>表示人均价格，</w:t>
      </w:r>
      <w:r>
        <w:rPr>
          <w:rFonts w:hint="eastAsia"/>
          <w:sz w:val="24"/>
        </w:rPr>
        <w:t>L</w:t>
      </w:r>
      <w:r>
        <w:rPr>
          <w:rFonts w:hint="eastAsia"/>
          <w:sz w:val="24"/>
        </w:rPr>
        <w:t>表示是否被点击。在</w:t>
      </w:r>
      <w:r>
        <w:rPr>
          <w:rFonts w:hint="eastAsia"/>
          <w:sz w:val="24"/>
        </w:rPr>
        <w:t>LRTrain</w:t>
      </w:r>
      <w:r>
        <w:rPr>
          <w:rFonts w:hint="eastAsia"/>
          <w:sz w:val="24"/>
        </w:rPr>
        <w:t>中对</w:t>
      </w:r>
      <w:r>
        <w:rPr>
          <w:rFonts w:hint="eastAsia"/>
          <w:sz w:val="24"/>
        </w:rPr>
        <w:t>LR</w:t>
      </w:r>
      <w:r>
        <w:rPr>
          <w:rFonts w:hint="eastAsia"/>
          <w:sz w:val="24"/>
        </w:rPr>
        <w:t>的模型文件进行训练，加载特征文件，对其处理，与</w:t>
      </w:r>
      <w:r>
        <w:rPr>
          <w:rFonts w:hint="eastAsia"/>
          <w:sz w:val="24"/>
        </w:rPr>
        <w:t>ALS</w:t>
      </w:r>
      <w:r>
        <w:rPr>
          <w:rFonts w:hint="eastAsia"/>
          <w:sz w:val="24"/>
        </w:rPr>
        <w:t>算法类似，转化为</w:t>
      </w:r>
      <w:r>
        <w:rPr>
          <w:rFonts w:hint="eastAsia"/>
          <w:sz w:val="24"/>
        </w:rPr>
        <w:t>Row</w:t>
      </w:r>
      <w:r>
        <w:rPr>
          <w:rFonts w:hint="eastAsia"/>
          <w:sz w:val="24"/>
        </w:rPr>
        <w:t>的格式，不同的是</w:t>
      </w:r>
      <w:r>
        <w:rPr>
          <w:rFonts w:hint="eastAsia"/>
          <w:sz w:val="24"/>
        </w:rPr>
        <w:t>ALS</w:t>
      </w:r>
      <w:r>
        <w:rPr>
          <w:rFonts w:hint="eastAsia"/>
          <w:sz w:val="24"/>
        </w:rPr>
        <w:t>算法中直接定义</w:t>
      </w:r>
      <w:r>
        <w:rPr>
          <w:rFonts w:hint="eastAsia"/>
          <w:sz w:val="24"/>
        </w:rPr>
        <w:t>Rating</w:t>
      </w:r>
      <w:r>
        <w:rPr>
          <w:rFonts w:hint="eastAsia"/>
          <w:sz w:val="24"/>
        </w:rPr>
        <w:t>的数据结构，转化直接使用</w:t>
      </w:r>
      <w:r>
        <w:rPr>
          <w:rFonts w:hint="eastAsia"/>
          <w:sz w:val="24"/>
        </w:rPr>
        <w:t>Rating.class</w:t>
      </w:r>
      <w:r>
        <w:rPr>
          <w:rFonts w:hint="eastAsia"/>
          <w:sz w:val="24"/>
        </w:rPr>
        <w:t>，</w:t>
      </w:r>
      <w:r>
        <w:rPr>
          <w:rFonts w:hint="eastAsia"/>
          <w:sz w:val="24"/>
        </w:rPr>
        <w:t>LR</w:t>
      </w:r>
      <w:r>
        <w:rPr>
          <w:rFonts w:hint="eastAsia"/>
          <w:sz w:val="24"/>
        </w:rPr>
        <w:t>算法中使用</w:t>
      </w:r>
      <w:r>
        <w:rPr>
          <w:rFonts w:hint="eastAsia"/>
          <w:sz w:val="24"/>
        </w:rPr>
        <w:t>RowFactory</w:t>
      </w:r>
      <w:r>
        <w:rPr>
          <w:rFonts w:hint="eastAsia"/>
          <w:sz w:val="24"/>
        </w:rPr>
        <w:t>的</w:t>
      </w:r>
      <w:r>
        <w:rPr>
          <w:rFonts w:hint="eastAsia"/>
          <w:sz w:val="24"/>
        </w:rPr>
        <w:t>create</w:t>
      </w:r>
      <w:r>
        <w:rPr>
          <w:rFonts w:hint="eastAsia"/>
          <w:sz w:val="24"/>
        </w:rPr>
        <w:t>，将特征放入</w:t>
      </w:r>
      <w:r>
        <w:rPr>
          <w:rFonts w:hint="eastAsia"/>
          <w:sz w:val="24"/>
        </w:rPr>
        <w:t>Vetors</w:t>
      </w:r>
      <w:r>
        <w:rPr>
          <w:rFonts w:hint="eastAsia"/>
          <w:sz w:val="24"/>
        </w:rPr>
        <w:t>向量中。</w:t>
      </w:r>
      <w:r>
        <w:rPr>
          <w:rFonts w:hint="eastAsia"/>
          <w:sz w:val="24"/>
        </w:rPr>
        <w:t xml:space="preserve"> </w:t>
      </w:r>
      <w:r>
        <w:rPr>
          <w:rFonts w:hint="eastAsia"/>
          <w:sz w:val="24"/>
        </w:rPr>
        <w:t>使用</w:t>
      </w:r>
      <w:r>
        <w:rPr>
          <w:rFonts w:hint="eastAsia"/>
          <w:sz w:val="24"/>
        </w:rPr>
        <w:t>StructType</w:t>
      </w:r>
      <w:r>
        <w:rPr>
          <w:rFonts w:hint="eastAsia"/>
          <w:sz w:val="24"/>
        </w:rPr>
        <w:t>的方式定义列，含有两个</w:t>
      </w:r>
      <w:r>
        <w:rPr>
          <w:rFonts w:hint="eastAsia"/>
          <w:sz w:val="24"/>
        </w:rPr>
        <w:t>field</w:t>
      </w:r>
      <w:r>
        <w:rPr>
          <w:rFonts w:hint="eastAsia"/>
          <w:sz w:val="24"/>
        </w:rPr>
        <w:t>，</w:t>
      </w:r>
      <w:r>
        <w:rPr>
          <w:rFonts w:hint="eastAsia"/>
          <w:sz w:val="24"/>
        </w:rPr>
        <w:t>label</w:t>
      </w:r>
      <w:r>
        <w:rPr>
          <w:rFonts w:hint="eastAsia"/>
          <w:sz w:val="24"/>
        </w:rPr>
        <w:t>和</w:t>
      </w:r>
      <w:r>
        <w:rPr>
          <w:rFonts w:hint="eastAsia"/>
          <w:sz w:val="24"/>
        </w:rPr>
        <w:t>feature</w:t>
      </w:r>
      <w:r>
        <w:rPr>
          <w:rFonts w:hint="eastAsia"/>
          <w:sz w:val="24"/>
        </w:rPr>
        <w:t>，是以上自定义的</w:t>
      </w:r>
      <w:r>
        <w:rPr>
          <w:rFonts w:hint="eastAsia"/>
          <w:sz w:val="24"/>
        </w:rPr>
        <w:t>VectorUDT</w:t>
      </w:r>
      <w:r>
        <w:rPr>
          <w:rFonts w:hint="eastAsia"/>
          <w:sz w:val="24"/>
        </w:rPr>
        <w:t>。对于训练集和测试集同样二八分，</w:t>
      </w:r>
      <w:r>
        <w:rPr>
          <w:rFonts w:hint="eastAsia"/>
          <w:sz w:val="24"/>
        </w:rPr>
        <w:t>LR</w:t>
      </w:r>
      <w:r>
        <w:rPr>
          <w:rFonts w:hint="eastAsia"/>
          <w:sz w:val="24"/>
        </w:rPr>
        <w:t>算法使用的类是</w:t>
      </w:r>
      <w:r>
        <w:rPr>
          <w:rFonts w:hint="eastAsia"/>
          <w:sz w:val="24"/>
        </w:rPr>
        <w:t>LogisticRegression</w:t>
      </w:r>
      <w:r>
        <w:rPr>
          <w:rFonts w:hint="eastAsia"/>
          <w:sz w:val="24"/>
        </w:rPr>
        <w:t>，最大迭代次数</w:t>
      </w:r>
      <w:r>
        <w:rPr>
          <w:rFonts w:hint="eastAsia"/>
          <w:sz w:val="24"/>
        </w:rPr>
        <w:t>10</w:t>
      </w:r>
      <w:r>
        <w:rPr>
          <w:rFonts w:hint="eastAsia"/>
          <w:sz w:val="24"/>
        </w:rPr>
        <w:t>，正则化系数</w:t>
      </w:r>
      <w:r>
        <w:rPr>
          <w:rFonts w:hint="eastAsia"/>
          <w:sz w:val="24"/>
        </w:rPr>
        <w:t>0.3</w:t>
      </w:r>
      <w:r>
        <w:rPr>
          <w:rFonts w:hint="eastAsia"/>
          <w:sz w:val="24"/>
        </w:rPr>
        <w:t>，弹性网络参数</w:t>
      </w:r>
      <w:r>
        <w:rPr>
          <w:rFonts w:hint="eastAsia"/>
          <w:sz w:val="24"/>
        </w:rPr>
        <w:t>ElasticNetParam</w:t>
      </w:r>
      <w:r>
        <w:rPr>
          <w:rFonts w:hint="eastAsia"/>
          <w:sz w:val="24"/>
        </w:rPr>
        <w:t>设为</w:t>
      </w:r>
      <w:r>
        <w:rPr>
          <w:rFonts w:hint="eastAsia"/>
          <w:sz w:val="24"/>
        </w:rPr>
        <w:t>0.8</w:t>
      </w:r>
      <w:r>
        <w:rPr>
          <w:rFonts w:hint="eastAsia"/>
          <w:sz w:val="24"/>
        </w:rPr>
        <w:t>，</w:t>
      </w:r>
      <w:r>
        <w:rPr>
          <w:rFonts w:hint="eastAsia"/>
          <w:sz w:val="24"/>
        </w:rPr>
        <w:t>Family</w:t>
      </w:r>
      <w:r>
        <w:rPr>
          <w:rFonts w:hint="eastAsia"/>
          <w:sz w:val="24"/>
        </w:rPr>
        <w:t>设置为</w:t>
      </w:r>
      <w:r>
        <w:rPr>
          <w:sz w:val="24"/>
        </w:rPr>
        <w:t>multinomial</w:t>
      </w:r>
      <w:r>
        <w:rPr>
          <w:sz w:val="24"/>
        </w:rPr>
        <w:t>即多分类问题</w:t>
      </w:r>
      <w:r>
        <w:rPr>
          <w:rFonts w:hint="eastAsia"/>
          <w:sz w:val="24"/>
        </w:rPr>
        <w:t>，</w:t>
      </w:r>
      <w:r>
        <w:rPr>
          <w:sz w:val="24"/>
        </w:rPr>
        <w:t>可以防止概率值过拟合</w:t>
      </w:r>
      <w:r>
        <w:rPr>
          <w:rFonts w:hint="eastAsia"/>
          <w:sz w:val="24"/>
        </w:rPr>
        <w:t>。训练模型生成</w:t>
      </w:r>
      <w:r>
        <w:rPr>
          <w:rFonts w:hint="eastAsia"/>
          <w:sz w:val="24"/>
        </w:rPr>
        <w:t>model</w:t>
      </w:r>
      <w:r>
        <w:rPr>
          <w:rFonts w:hint="eastAsia"/>
          <w:sz w:val="24"/>
        </w:rPr>
        <w:t>，使用</w:t>
      </w:r>
      <w:r>
        <w:rPr>
          <w:sz w:val="24"/>
        </w:rPr>
        <w:t>MulticlassClassificationEvaluator</w:t>
      </w:r>
      <w:r>
        <w:rPr>
          <w:sz w:val="24"/>
        </w:rPr>
        <w:t>方法对模型评价</w:t>
      </w:r>
      <w:r>
        <w:rPr>
          <w:rFonts w:hint="eastAsia"/>
          <w:sz w:val="24"/>
        </w:rPr>
        <w:t>，观察模型的准确率，即预估正确样本的数目和预估错误的样本数目占总样本的百分比。</w:t>
      </w:r>
      <w:r>
        <w:rPr>
          <w:rFonts w:hint="eastAsia"/>
          <w:sz w:val="24"/>
        </w:rPr>
        <w:t>feature.csv</w:t>
      </w:r>
      <w:r>
        <w:rPr>
          <w:rFonts w:hint="eastAsia"/>
          <w:sz w:val="24"/>
        </w:rPr>
        <w:t>文件的数据构成如图</w:t>
      </w:r>
      <w:r>
        <w:rPr>
          <w:rFonts w:hint="eastAsia"/>
          <w:sz w:val="24"/>
        </w:rPr>
        <w:t>5-9</w:t>
      </w:r>
      <w:r>
        <w:rPr>
          <w:rFonts w:hint="eastAsia"/>
          <w:sz w:val="24"/>
        </w:rPr>
        <w:t>所示。</w:t>
      </w:r>
    </w:p>
    <w:p w14:paraId="4BBFC837" w14:textId="77777777" w:rsidR="00E3550E" w:rsidRDefault="00E3550E" w:rsidP="00E3550E">
      <w:pPr>
        <w:spacing w:line="288" w:lineRule="auto"/>
        <w:ind w:firstLineChars="200" w:firstLine="480"/>
        <w:rPr>
          <w:sz w:val="24"/>
        </w:rPr>
      </w:pPr>
    </w:p>
    <w:p w14:paraId="1770D600" w14:textId="5E2DB1E8" w:rsidR="00E3550E" w:rsidRDefault="00E3550E" w:rsidP="00E3550E">
      <w:pPr>
        <w:tabs>
          <w:tab w:val="left" w:pos="3969"/>
        </w:tabs>
        <w:spacing w:line="288" w:lineRule="auto"/>
        <w:jc w:val="center"/>
      </w:pPr>
      <w:r>
        <w:rPr>
          <w:noProof/>
        </w:rPr>
        <w:drawing>
          <wp:inline distT="0" distB="0" distL="0" distR="0" wp14:anchorId="4F7A2F44" wp14:editId="5DD5626C">
            <wp:extent cx="4876800" cy="11715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1171575"/>
                    </a:xfrm>
                    <a:prstGeom prst="rect">
                      <a:avLst/>
                    </a:prstGeom>
                    <a:noFill/>
                    <a:ln>
                      <a:noFill/>
                    </a:ln>
                  </pic:spPr>
                </pic:pic>
              </a:graphicData>
            </a:graphic>
          </wp:inline>
        </w:drawing>
      </w:r>
    </w:p>
    <w:p w14:paraId="5ECE86AE" w14:textId="77777777" w:rsidR="00E3550E" w:rsidRDefault="00E3550E" w:rsidP="00E3550E">
      <w:pPr>
        <w:spacing w:afterLines="100" w:after="312" w:line="288" w:lineRule="auto"/>
        <w:ind w:left="525" w:hangingChars="250" w:hanging="525"/>
        <w:jc w:val="center"/>
        <w:rPr>
          <w:rFonts w:eastAsia="黑体"/>
          <w:color w:val="000000"/>
          <w:szCs w:val="21"/>
        </w:rPr>
      </w:pPr>
      <w:r>
        <w:rPr>
          <w:rFonts w:eastAsia="黑体" w:hint="eastAsia"/>
          <w:color w:val="000000"/>
          <w:szCs w:val="21"/>
        </w:rPr>
        <w:t>图</w:t>
      </w:r>
      <w:r>
        <w:rPr>
          <w:rFonts w:eastAsia="黑体" w:hint="eastAsia"/>
          <w:color w:val="000000"/>
          <w:szCs w:val="21"/>
        </w:rPr>
        <w:t>5</w:t>
      </w:r>
      <w:r>
        <w:rPr>
          <w:rFonts w:eastAsia="黑体"/>
          <w:color w:val="000000"/>
          <w:szCs w:val="21"/>
        </w:rPr>
        <w:t>-</w:t>
      </w:r>
      <w:r>
        <w:rPr>
          <w:rFonts w:eastAsia="黑体" w:hint="eastAsia"/>
          <w:color w:val="000000"/>
          <w:szCs w:val="21"/>
        </w:rPr>
        <w:t>9</w:t>
      </w:r>
      <w:r>
        <w:rPr>
          <w:rFonts w:eastAsia="黑体"/>
          <w:color w:val="000000"/>
          <w:szCs w:val="21"/>
        </w:rPr>
        <w:t xml:space="preserve"> </w:t>
      </w:r>
      <w:r>
        <w:rPr>
          <w:rFonts w:eastAsia="黑体" w:hint="eastAsia"/>
          <w:color w:val="000000"/>
          <w:szCs w:val="21"/>
        </w:rPr>
        <w:t>feature.csv</w:t>
      </w:r>
      <w:r>
        <w:rPr>
          <w:rFonts w:eastAsia="黑体" w:hint="eastAsia"/>
          <w:color w:val="000000"/>
          <w:szCs w:val="21"/>
        </w:rPr>
        <w:t>部分数据示例</w:t>
      </w:r>
    </w:p>
    <w:p w14:paraId="3411A265" w14:textId="77777777" w:rsidR="00E3550E" w:rsidRDefault="00E3550E" w:rsidP="00E3550E">
      <w:pPr>
        <w:pStyle w:val="3"/>
        <w:spacing w:beforeLines="100" w:before="312" w:after="0" w:line="288" w:lineRule="auto"/>
        <w:ind w:left="960" w:hangingChars="343" w:hanging="960"/>
        <w:rPr>
          <w:rFonts w:ascii="黑体" w:eastAsia="黑体" w:hAnsi="黑体"/>
          <w:b w:val="0"/>
          <w:color w:val="000000"/>
          <w:sz w:val="28"/>
          <w:szCs w:val="28"/>
        </w:rPr>
      </w:pPr>
      <w:bookmarkStart w:id="162" w:name="_Toc101728958"/>
      <w:r>
        <w:rPr>
          <w:rFonts w:ascii="黑体" w:eastAsia="黑体" w:hAnsi="黑体" w:hint="eastAsia"/>
          <w:b w:val="0"/>
          <w:color w:val="000000"/>
          <w:sz w:val="28"/>
          <w:szCs w:val="28"/>
        </w:rPr>
        <w:lastRenderedPageBreak/>
        <w:t>5</w:t>
      </w:r>
      <w:r>
        <w:rPr>
          <w:rFonts w:ascii="黑体" w:eastAsia="黑体" w:hAnsi="黑体"/>
          <w:b w:val="0"/>
          <w:color w:val="000000"/>
          <w:sz w:val="28"/>
          <w:szCs w:val="28"/>
        </w:rPr>
        <w:t>.</w:t>
      </w:r>
      <w:r>
        <w:rPr>
          <w:rFonts w:ascii="黑体" w:eastAsia="黑体" w:hAnsi="黑体" w:hint="eastAsia"/>
          <w:b w:val="0"/>
          <w:color w:val="000000"/>
          <w:sz w:val="28"/>
          <w:szCs w:val="28"/>
        </w:rPr>
        <w:t>4</w:t>
      </w:r>
      <w:r>
        <w:rPr>
          <w:rFonts w:ascii="黑体" w:eastAsia="黑体" w:hAnsi="黑体"/>
          <w:b w:val="0"/>
          <w:color w:val="000000"/>
          <w:sz w:val="28"/>
          <w:szCs w:val="28"/>
        </w:rPr>
        <w:t>.</w:t>
      </w:r>
      <w:r>
        <w:rPr>
          <w:rFonts w:ascii="黑体" w:eastAsia="黑体" w:hAnsi="黑体" w:hint="eastAsia"/>
          <w:b w:val="0"/>
          <w:color w:val="000000"/>
          <w:sz w:val="28"/>
          <w:szCs w:val="28"/>
        </w:rPr>
        <w:t>3</w:t>
      </w:r>
      <w:r>
        <w:rPr>
          <w:rFonts w:ascii="黑体" w:eastAsia="黑体" w:hAnsi="黑体"/>
          <w:b w:val="0"/>
          <w:color w:val="000000"/>
          <w:sz w:val="28"/>
          <w:szCs w:val="28"/>
        </w:rPr>
        <w:t xml:space="preserve"> </w:t>
      </w:r>
      <w:r>
        <w:rPr>
          <w:rFonts w:ascii="黑体" w:eastAsia="黑体" w:hAnsi="黑体" w:hint="eastAsia"/>
          <w:b w:val="0"/>
          <w:color w:val="000000"/>
          <w:sz w:val="28"/>
          <w:szCs w:val="28"/>
        </w:rPr>
        <w:t>推荐接入的实现</w:t>
      </w:r>
      <w:bookmarkEnd w:id="162"/>
    </w:p>
    <w:p w14:paraId="238FC6B9" w14:textId="77777777" w:rsidR="00E3550E" w:rsidRDefault="00E3550E" w:rsidP="00E3550E">
      <w:pPr>
        <w:spacing w:line="288" w:lineRule="auto"/>
        <w:ind w:firstLineChars="200" w:firstLine="480"/>
        <w:rPr>
          <w:color w:val="000000"/>
          <w:kern w:val="0"/>
          <w:sz w:val="24"/>
        </w:rPr>
      </w:pPr>
      <w:r>
        <w:rPr>
          <w:rFonts w:hint="eastAsia"/>
          <w:color w:val="000000"/>
          <w:kern w:val="0"/>
          <w:sz w:val="24"/>
        </w:rPr>
        <w:t>当系统初次启动未有用户登录时，在首页的前端</w:t>
      </w:r>
      <w:r>
        <w:rPr>
          <w:rFonts w:hint="eastAsia"/>
          <w:color w:val="000000"/>
          <w:kern w:val="0"/>
          <w:sz w:val="24"/>
        </w:rPr>
        <w:t>ajax</w:t>
      </w:r>
      <w:r>
        <w:rPr>
          <w:rFonts w:hint="eastAsia"/>
          <w:color w:val="000000"/>
          <w:kern w:val="0"/>
          <w:sz w:val="24"/>
        </w:rPr>
        <w:t>请求内获取地理位置经纬度，根据</w:t>
      </w:r>
      <w:r>
        <w:rPr>
          <w:rFonts w:hint="eastAsia"/>
          <w:color w:val="000000"/>
          <w:kern w:val="0"/>
          <w:sz w:val="24"/>
        </w:rPr>
        <w:t>SQL</w:t>
      </w:r>
      <w:r>
        <w:rPr>
          <w:rFonts w:hint="eastAsia"/>
          <w:color w:val="000000"/>
          <w:kern w:val="0"/>
          <w:sz w:val="24"/>
        </w:rPr>
        <w:t>的球体表面距离计算公式计算出距离，根据距离和评分因素进行推荐，距离越近评分越高越排序越靠前。门店纬度和所在地纬度的差距，除上纬度的平面，经度的差距除</w:t>
      </w:r>
      <w:r>
        <w:rPr>
          <w:rFonts w:hint="eastAsia"/>
          <w:color w:val="000000"/>
          <w:kern w:val="0"/>
          <w:sz w:val="24"/>
        </w:rPr>
        <w:t>360</w:t>
      </w:r>
      <w:r>
        <w:rPr>
          <w:rFonts w:hint="eastAsia"/>
          <w:color w:val="000000"/>
          <w:kern w:val="0"/>
          <w:sz w:val="24"/>
        </w:rPr>
        <w:t>，做了指数加</w:t>
      </w:r>
      <w:r>
        <w:rPr>
          <w:rFonts w:hint="eastAsia"/>
          <w:color w:val="000000"/>
          <w:kern w:val="0"/>
          <w:sz w:val="24"/>
        </w:rPr>
        <w:t>sin,cos</w:t>
      </w:r>
      <w:r>
        <w:rPr>
          <w:rFonts w:hint="eastAsia"/>
          <w:color w:val="000000"/>
          <w:kern w:val="0"/>
          <w:sz w:val="24"/>
        </w:rPr>
        <w:t>的运算，根据</w:t>
      </w:r>
      <w:r>
        <w:rPr>
          <w:rFonts w:hint="eastAsia"/>
          <w:color w:val="000000"/>
          <w:kern w:val="0"/>
          <w:sz w:val="24"/>
        </w:rPr>
        <w:t>95%</w:t>
      </w:r>
      <w:r>
        <w:rPr>
          <w:rFonts w:hint="eastAsia"/>
          <w:color w:val="000000"/>
          <w:kern w:val="0"/>
          <w:sz w:val="24"/>
        </w:rPr>
        <w:t>因素受地理位置的影响，</w:t>
      </w:r>
      <w:r>
        <w:rPr>
          <w:rFonts w:hint="eastAsia"/>
          <w:color w:val="000000"/>
          <w:kern w:val="0"/>
          <w:sz w:val="24"/>
        </w:rPr>
        <w:t>5%</w:t>
      </w:r>
      <w:r>
        <w:rPr>
          <w:rFonts w:hint="eastAsia"/>
          <w:color w:val="000000"/>
          <w:kern w:val="0"/>
          <w:sz w:val="24"/>
        </w:rPr>
        <w:t>的因素受评分的影响，地理位置以</w:t>
      </w:r>
      <w:r>
        <w:rPr>
          <w:rFonts w:hint="eastAsia"/>
          <w:color w:val="000000"/>
          <w:kern w:val="0"/>
          <w:sz w:val="24"/>
        </w:rPr>
        <w:t>10</w:t>
      </w:r>
      <w:r>
        <w:rPr>
          <w:rFonts w:hint="eastAsia"/>
          <w:color w:val="000000"/>
          <w:kern w:val="0"/>
          <w:sz w:val="24"/>
        </w:rPr>
        <w:t>为对数进行取值，将数值范围控制在</w:t>
      </w:r>
      <w:r>
        <w:rPr>
          <w:rFonts w:hint="eastAsia"/>
          <w:color w:val="000000"/>
          <w:kern w:val="0"/>
          <w:sz w:val="24"/>
        </w:rPr>
        <w:t>10</w:t>
      </w:r>
      <w:r>
        <w:rPr>
          <w:rFonts w:hint="eastAsia"/>
          <w:color w:val="000000"/>
          <w:kern w:val="0"/>
          <w:sz w:val="24"/>
        </w:rPr>
        <w:t>以内，距离越大，参数就会缩小，即参数归一化的操作。门店也进行归一化操作，即除以</w:t>
      </w:r>
      <w:r>
        <w:rPr>
          <w:rFonts w:hint="eastAsia"/>
          <w:color w:val="000000"/>
          <w:kern w:val="0"/>
          <w:sz w:val="24"/>
        </w:rPr>
        <w:t>5</w:t>
      </w:r>
      <w:r>
        <w:rPr>
          <w:rFonts w:hint="eastAsia"/>
          <w:color w:val="000000"/>
          <w:kern w:val="0"/>
          <w:sz w:val="24"/>
        </w:rPr>
        <w:t>。关键代码如下：</w:t>
      </w:r>
    </w:p>
    <w:p w14:paraId="5DC76C5D" w14:textId="77777777" w:rsidR="00E3550E" w:rsidRDefault="00E3550E" w:rsidP="00E3550E">
      <w:pPr>
        <w:spacing w:line="288" w:lineRule="auto"/>
        <w:ind w:firstLineChars="200" w:firstLine="480"/>
        <w:rPr>
          <w:color w:val="000000"/>
          <w:kern w:val="0"/>
          <w:sz w:val="24"/>
        </w:rPr>
      </w:pPr>
      <w:r>
        <w:rPr>
          <w:color w:val="000000"/>
          <w:kern w:val="0"/>
          <w:sz w:val="24"/>
        </w:rPr>
        <w:t>select&lt;include</w:t>
      </w:r>
      <w:r>
        <w:rPr>
          <w:rFonts w:hint="eastAsia"/>
          <w:color w:val="000000"/>
          <w:kern w:val="0"/>
          <w:sz w:val="24"/>
        </w:rPr>
        <w:t xml:space="preserve"> </w:t>
      </w:r>
      <w:r>
        <w:rPr>
          <w:color w:val="000000"/>
          <w:kern w:val="0"/>
          <w:sz w:val="24"/>
        </w:rPr>
        <w:t>refid="Base_Column_List"/&gt;,ceil(1+1000*(2*6378.137* ASIN</w:t>
      </w:r>
    </w:p>
    <w:p w14:paraId="46951EBA" w14:textId="77777777" w:rsidR="00E3550E" w:rsidRDefault="00E3550E" w:rsidP="00E3550E">
      <w:pPr>
        <w:spacing w:line="288" w:lineRule="auto"/>
        <w:rPr>
          <w:color w:val="000000"/>
          <w:kern w:val="0"/>
          <w:sz w:val="24"/>
        </w:rPr>
      </w:pPr>
      <w:r>
        <w:rPr>
          <w:color w:val="000000"/>
          <w:kern w:val="0"/>
          <w:sz w:val="24"/>
        </w:rPr>
        <w:t>(SQRT(POW(SIN(PI()*(#{latitude}-latitude)/360),2)+COS(PI()*#{latitude}/180)* COS(latitude* PI() / 180) * POW(SIN(PI() * (#{longitude} - longitude)/360),2)))))</w:t>
      </w:r>
      <w:r>
        <w:rPr>
          <w:rFonts w:hint="eastAsia"/>
          <w:color w:val="000000"/>
          <w:kern w:val="0"/>
          <w:sz w:val="24"/>
        </w:rPr>
        <w:t xml:space="preserve">  </w:t>
      </w:r>
      <w:r>
        <w:rPr>
          <w:color w:val="000000"/>
          <w:kern w:val="0"/>
          <w:sz w:val="24"/>
        </w:rPr>
        <w:t>AS</w:t>
      </w:r>
      <w:r>
        <w:rPr>
          <w:rFonts w:hint="eastAsia"/>
          <w:color w:val="000000"/>
          <w:kern w:val="0"/>
          <w:sz w:val="24"/>
        </w:rPr>
        <w:t xml:space="preserve"> </w:t>
      </w:r>
      <w:r>
        <w:rPr>
          <w:color w:val="000000"/>
          <w:kern w:val="0"/>
          <w:sz w:val="24"/>
        </w:rPr>
        <w:t>distance</w:t>
      </w:r>
      <w:r>
        <w:rPr>
          <w:rFonts w:hint="eastAsia"/>
          <w:color w:val="000000"/>
          <w:kern w:val="0"/>
          <w:sz w:val="24"/>
        </w:rPr>
        <w:t xml:space="preserve"> </w:t>
      </w:r>
      <w:r>
        <w:rPr>
          <w:color w:val="000000"/>
          <w:kern w:val="0"/>
          <w:sz w:val="24"/>
        </w:rPr>
        <w:t>from shop where name like CONCAT('%',#{keyword},'%')</w:t>
      </w:r>
    </w:p>
    <w:p w14:paraId="61C89179" w14:textId="77777777" w:rsidR="00E3550E" w:rsidRDefault="00E3550E" w:rsidP="00E3550E">
      <w:pPr>
        <w:spacing w:line="288" w:lineRule="auto"/>
        <w:ind w:firstLineChars="200" w:firstLine="480"/>
        <w:rPr>
          <w:color w:val="000000"/>
          <w:kern w:val="0"/>
          <w:sz w:val="24"/>
        </w:rPr>
      </w:pPr>
      <w:r>
        <w:rPr>
          <w:color w:val="000000"/>
          <w:kern w:val="0"/>
          <w:sz w:val="24"/>
        </w:rPr>
        <w:t>当用户登录后</w:t>
      </w:r>
      <w:r>
        <w:rPr>
          <w:rFonts w:hint="eastAsia"/>
          <w:color w:val="000000"/>
          <w:kern w:val="0"/>
          <w:sz w:val="24"/>
        </w:rPr>
        <w:t>，</w:t>
      </w:r>
      <w:r>
        <w:rPr>
          <w:color w:val="000000"/>
          <w:kern w:val="0"/>
          <w:sz w:val="24"/>
        </w:rPr>
        <w:t>系统获取到</w:t>
      </w:r>
      <w:r>
        <w:rPr>
          <w:color w:val="000000"/>
          <w:kern w:val="0"/>
          <w:sz w:val="24"/>
        </w:rPr>
        <w:t>UserModel</w:t>
      </w:r>
      <w:r>
        <w:rPr>
          <w:rFonts w:hint="eastAsia"/>
          <w:color w:val="000000"/>
          <w:kern w:val="0"/>
          <w:sz w:val="24"/>
        </w:rPr>
        <w:t>，</w:t>
      </w:r>
      <w:r>
        <w:rPr>
          <w:color w:val="000000"/>
          <w:kern w:val="0"/>
          <w:sz w:val="24"/>
        </w:rPr>
        <w:t>获取</w:t>
      </w:r>
      <w:r>
        <w:rPr>
          <w:color w:val="000000"/>
          <w:kern w:val="0"/>
          <w:sz w:val="24"/>
        </w:rPr>
        <w:t>UserModel</w:t>
      </w:r>
      <w:r>
        <w:rPr>
          <w:color w:val="000000"/>
          <w:kern w:val="0"/>
          <w:sz w:val="24"/>
        </w:rPr>
        <w:t>中的</w:t>
      </w:r>
      <w:r>
        <w:rPr>
          <w:color w:val="000000"/>
          <w:kern w:val="0"/>
          <w:sz w:val="24"/>
        </w:rPr>
        <w:t>id</w:t>
      </w:r>
      <w:r>
        <w:rPr>
          <w:color w:val="000000"/>
          <w:kern w:val="0"/>
          <w:sz w:val="24"/>
        </w:rPr>
        <w:t>，根据</w:t>
      </w:r>
      <w:r>
        <w:rPr>
          <w:color w:val="000000"/>
          <w:kern w:val="0"/>
          <w:sz w:val="24"/>
        </w:rPr>
        <w:t>id</w:t>
      </w:r>
      <w:r>
        <w:rPr>
          <w:color w:val="000000"/>
          <w:kern w:val="0"/>
          <w:sz w:val="24"/>
        </w:rPr>
        <w:t>查询推荐表</w:t>
      </w:r>
      <w:r>
        <w:rPr>
          <w:rFonts w:hint="eastAsia"/>
          <w:color w:val="000000"/>
          <w:kern w:val="0"/>
          <w:sz w:val="24"/>
        </w:rPr>
        <w:t>完成访问粗排结果，在</w:t>
      </w:r>
      <w:r>
        <w:rPr>
          <w:rFonts w:hint="eastAsia"/>
          <w:color w:val="000000"/>
          <w:kern w:val="0"/>
          <w:sz w:val="24"/>
        </w:rPr>
        <w:t>RecommendSortService</w:t>
      </w:r>
      <w:r>
        <w:rPr>
          <w:rFonts w:hint="eastAsia"/>
          <w:color w:val="000000"/>
          <w:kern w:val="0"/>
          <w:sz w:val="24"/>
        </w:rPr>
        <w:t>中加载</w:t>
      </w:r>
      <w:r>
        <w:rPr>
          <w:rFonts w:hint="eastAsia"/>
          <w:color w:val="000000"/>
          <w:kern w:val="0"/>
          <w:sz w:val="24"/>
        </w:rPr>
        <w:t>LR</w:t>
      </w:r>
      <w:r>
        <w:rPr>
          <w:rFonts w:hint="eastAsia"/>
          <w:color w:val="000000"/>
          <w:kern w:val="0"/>
          <w:sz w:val="24"/>
        </w:rPr>
        <w:t>模型，使用</w:t>
      </w:r>
      <w:r>
        <w:rPr>
          <w:rFonts w:hint="eastAsia"/>
          <w:color w:val="000000"/>
          <w:kern w:val="0"/>
          <w:sz w:val="24"/>
        </w:rPr>
        <w:t>LR</w:t>
      </w:r>
      <w:r>
        <w:rPr>
          <w:rFonts w:hint="eastAsia"/>
          <w:color w:val="000000"/>
          <w:kern w:val="0"/>
          <w:sz w:val="24"/>
        </w:rPr>
        <w:t>内部的</w:t>
      </w:r>
      <w:r>
        <w:rPr>
          <w:color w:val="000000"/>
          <w:kern w:val="0"/>
          <w:sz w:val="24"/>
        </w:rPr>
        <w:t>predictProbability</w:t>
      </w:r>
      <w:r>
        <w:rPr>
          <w:color w:val="000000"/>
          <w:kern w:val="0"/>
          <w:sz w:val="24"/>
        </w:rPr>
        <w:t>方法预测</w:t>
      </w:r>
      <w:r>
        <w:rPr>
          <w:rFonts w:hint="eastAsia"/>
          <w:color w:val="000000"/>
          <w:kern w:val="0"/>
          <w:sz w:val="24"/>
        </w:rPr>
        <w:t>，</w:t>
      </w:r>
      <w:r>
        <w:rPr>
          <w:color w:val="000000"/>
          <w:kern w:val="0"/>
          <w:sz w:val="24"/>
        </w:rPr>
        <w:t>得到二维数组形式的结果</w:t>
      </w:r>
      <w:r>
        <w:rPr>
          <w:rFonts w:hint="eastAsia"/>
          <w:color w:val="000000"/>
          <w:kern w:val="0"/>
          <w:sz w:val="24"/>
        </w:rPr>
        <w:t>，</w:t>
      </w:r>
      <w:r>
        <w:rPr>
          <w:color w:val="000000"/>
          <w:kern w:val="0"/>
          <w:sz w:val="24"/>
        </w:rPr>
        <w:t>第一位是为正样本的概率</w:t>
      </w:r>
      <w:r>
        <w:rPr>
          <w:rFonts w:hint="eastAsia"/>
          <w:color w:val="000000"/>
          <w:kern w:val="0"/>
          <w:sz w:val="24"/>
        </w:rPr>
        <w:t>，</w:t>
      </w:r>
      <w:r>
        <w:rPr>
          <w:color w:val="000000"/>
          <w:kern w:val="0"/>
          <w:sz w:val="24"/>
        </w:rPr>
        <w:t>将正样本的概率值作为打分</w:t>
      </w:r>
      <w:r>
        <w:rPr>
          <w:rFonts w:hint="eastAsia"/>
          <w:color w:val="000000"/>
          <w:kern w:val="0"/>
          <w:sz w:val="24"/>
        </w:rPr>
        <w:t>，</w:t>
      </w:r>
      <w:r>
        <w:rPr>
          <w:color w:val="000000"/>
          <w:kern w:val="0"/>
          <w:sz w:val="24"/>
        </w:rPr>
        <w:t>并存入新建的</w:t>
      </w:r>
      <w:r>
        <w:rPr>
          <w:color w:val="000000"/>
          <w:kern w:val="0"/>
          <w:sz w:val="24"/>
        </w:rPr>
        <w:t>ShopSortModel</w:t>
      </w:r>
      <w:r>
        <w:rPr>
          <w:rFonts w:hint="eastAsia"/>
          <w:color w:val="000000"/>
          <w:kern w:val="0"/>
          <w:sz w:val="24"/>
        </w:rPr>
        <w:t>，</w:t>
      </w:r>
      <w:r>
        <w:rPr>
          <w:color w:val="000000"/>
          <w:kern w:val="0"/>
          <w:sz w:val="24"/>
        </w:rPr>
        <w:t>将预测结果进行二次排序</w:t>
      </w:r>
      <w:r>
        <w:rPr>
          <w:rFonts w:hint="eastAsia"/>
          <w:color w:val="000000"/>
          <w:kern w:val="0"/>
          <w:sz w:val="24"/>
        </w:rPr>
        <w:t>比较，将分值结果倒序排列，即正样本概率高表示会被用户喜爱的概率高，排在前面。推荐结果页面如图</w:t>
      </w:r>
      <w:r>
        <w:rPr>
          <w:rFonts w:hint="eastAsia"/>
          <w:color w:val="000000"/>
          <w:kern w:val="0"/>
          <w:sz w:val="24"/>
        </w:rPr>
        <w:t>5-10</w:t>
      </w:r>
      <w:r>
        <w:rPr>
          <w:rFonts w:hint="eastAsia"/>
          <w:color w:val="000000"/>
          <w:kern w:val="0"/>
          <w:sz w:val="24"/>
        </w:rPr>
        <w:t>所示，核心代码如下：</w:t>
      </w:r>
    </w:p>
    <w:p w14:paraId="6681A8DE" w14:textId="77777777" w:rsidR="00E3550E" w:rsidRDefault="00E3550E" w:rsidP="00E3550E">
      <w:pPr>
        <w:spacing w:line="288" w:lineRule="auto"/>
        <w:ind w:firstLineChars="200" w:firstLine="480"/>
        <w:rPr>
          <w:color w:val="000000"/>
          <w:kern w:val="0"/>
          <w:sz w:val="24"/>
        </w:rPr>
      </w:pPr>
      <w:r>
        <w:rPr>
          <w:color w:val="000000"/>
          <w:kern w:val="0"/>
          <w:sz w:val="24"/>
        </w:rPr>
        <w:t>Vector result=lrModel.predictProbability(v);</w:t>
      </w:r>
    </w:p>
    <w:p w14:paraId="17384BA8" w14:textId="77777777" w:rsidR="00E3550E" w:rsidRDefault="00E3550E" w:rsidP="00E3550E">
      <w:pPr>
        <w:spacing w:line="288" w:lineRule="auto"/>
        <w:ind w:firstLineChars="200" w:firstLine="480"/>
        <w:rPr>
          <w:color w:val="000000"/>
          <w:kern w:val="0"/>
          <w:sz w:val="24"/>
        </w:rPr>
      </w:pPr>
    </w:p>
    <w:p w14:paraId="65BB1AEF" w14:textId="4CFBBD2F" w:rsidR="00E3550E" w:rsidRDefault="00E3550E" w:rsidP="00E3550E">
      <w:pPr>
        <w:spacing w:line="288" w:lineRule="auto"/>
        <w:jc w:val="center"/>
      </w:pPr>
      <w:r>
        <w:rPr>
          <w:noProof/>
        </w:rPr>
        <w:drawing>
          <wp:inline distT="0" distB="0" distL="0" distR="0" wp14:anchorId="1D741826" wp14:editId="17590404">
            <wp:extent cx="1995805" cy="312420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95805" cy="3124200"/>
                    </a:xfrm>
                    <a:prstGeom prst="rect">
                      <a:avLst/>
                    </a:prstGeom>
                    <a:noFill/>
                    <a:ln>
                      <a:noFill/>
                    </a:ln>
                  </pic:spPr>
                </pic:pic>
              </a:graphicData>
            </a:graphic>
          </wp:inline>
        </w:drawing>
      </w:r>
    </w:p>
    <w:p w14:paraId="560537C9" w14:textId="77777777" w:rsidR="00E3550E" w:rsidRDefault="00E3550E" w:rsidP="00E3550E">
      <w:pPr>
        <w:spacing w:afterLines="100" w:after="312" w:line="288" w:lineRule="auto"/>
        <w:jc w:val="center"/>
        <w:rPr>
          <w:rFonts w:eastAsia="黑体"/>
          <w:color w:val="000000"/>
          <w:szCs w:val="21"/>
        </w:rPr>
      </w:pPr>
      <w:r>
        <w:rPr>
          <w:rFonts w:eastAsia="黑体" w:hint="eastAsia"/>
          <w:color w:val="000000"/>
          <w:szCs w:val="21"/>
        </w:rPr>
        <w:t>图</w:t>
      </w:r>
      <w:r>
        <w:rPr>
          <w:rFonts w:eastAsia="黑体" w:hint="eastAsia"/>
          <w:color w:val="000000"/>
          <w:szCs w:val="21"/>
        </w:rPr>
        <w:t>5</w:t>
      </w:r>
      <w:r>
        <w:rPr>
          <w:rFonts w:eastAsia="黑体"/>
          <w:color w:val="000000"/>
          <w:szCs w:val="21"/>
        </w:rPr>
        <w:t>-</w:t>
      </w:r>
      <w:r>
        <w:rPr>
          <w:rFonts w:eastAsia="黑体" w:hint="eastAsia"/>
          <w:color w:val="000000"/>
          <w:szCs w:val="21"/>
        </w:rPr>
        <w:t>10</w:t>
      </w:r>
      <w:r>
        <w:rPr>
          <w:rFonts w:eastAsia="黑体"/>
          <w:color w:val="000000"/>
          <w:szCs w:val="21"/>
        </w:rPr>
        <w:t xml:space="preserve"> </w:t>
      </w:r>
      <w:r>
        <w:rPr>
          <w:rFonts w:eastAsia="黑体" w:hint="eastAsia"/>
          <w:color w:val="000000"/>
          <w:szCs w:val="21"/>
        </w:rPr>
        <w:t>猜你喜欢页面</w:t>
      </w:r>
    </w:p>
    <w:p w14:paraId="213A089E" w14:textId="77777777" w:rsidR="00E3550E" w:rsidRDefault="00E3550E" w:rsidP="00E3550E">
      <w:pPr>
        <w:pStyle w:val="2"/>
        <w:spacing w:beforeLines="100" w:before="312" w:afterLines="100" w:after="312" w:line="288" w:lineRule="auto"/>
        <w:rPr>
          <w:rFonts w:ascii="Times New Roman" w:hAnsi="Times New Roman"/>
          <w:b w:val="0"/>
          <w:color w:val="000000"/>
          <w:sz w:val="30"/>
          <w:szCs w:val="30"/>
        </w:rPr>
      </w:pPr>
      <w:bookmarkStart w:id="163" w:name="_Toc485325362"/>
      <w:bookmarkStart w:id="164" w:name="_Toc485586704"/>
      <w:bookmarkStart w:id="165" w:name="_Toc484871679"/>
      <w:bookmarkStart w:id="166" w:name="_Toc484872555"/>
      <w:bookmarkStart w:id="167" w:name="_Toc101728959"/>
      <w:r>
        <w:rPr>
          <w:rFonts w:ascii="Times New Roman" w:hAnsi="Times New Roman" w:hint="eastAsia"/>
          <w:b w:val="0"/>
          <w:color w:val="000000"/>
          <w:sz w:val="30"/>
          <w:szCs w:val="30"/>
        </w:rPr>
        <w:lastRenderedPageBreak/>
        <w:t xml:space="preserve">5.5 </w:t>
      </w:r>
      <w:r>
        <w:rPr>
          <w:rFonts w:ascii="Times New Roman" w:hAnsi="Times New Roman" w:hint="eastAsia"/>
          <w:b w:val="0"/>
          <w:color w:val="000000"/>
          <w:sz w:val="30"/>
          <w:szCs w:val="30"/>
        </w:rPr>
        <w:t>后台管理模块的详细设计与实现</w:t>
      </w:r>
      <w:bookmarkEnd w:id="163"/>
      <w:bookmarkEnd w:id="164"/>
      <w:bookmarkEnd w:id="165"/>
      <w:bookmarkEnd w:id="166"/>
      <w:bookmarkEnd w:id="167"/>
    </w:p>
    <w:p w14:paraId="4A694CC5" w14:textId="77777777" w:rsidR="00E3550E" w:rsidRDefault="00E3550E" w:rsidP="00E3550E">
      <w:pPr>
        <w:spacing w:line="288" w:lineRule="auto"/>
        <w:ind w:firstLineChars="200" w:firstLine="480"/>
        <w:rPr>
          <w:color w:val="000000"/>
          <w:kern w:val="0"/>
          <w:sz w:val="24"/>
        </w:rPr>
      </w:pPr>
      <w:r>
        <w:rPr>
          <w:rFonts w:hint="eastAsia"/>
          <w:color w:val="000000"/>
          <w:kern w:val="0"/>
          <w:sz w:val="24"/>
        </w:rPr>
        <w:t>后台管理模块包括品类管理、商户管理、门店管理等功能。系统管理员可以通过指定的邮箱和密码登录系统，在登录首页可以看到品类、商户、门店、注册用户的数量，可以对门店等进行管理操作。管理运营平台方便系统管理员查看管理信息，为门店创建等操作提供平台，友好的界面体验可以避免管理员直接更新底层数据库而感到不便。</w:t>
      </w:r>
    </w:p>
    <w:p w14:paraId="44B30452" w14:textId="77777777" w:rsidR="00E3550E" w:rsidRDefault="00E3550E" w:rsidP="00E3550E">
      <w:pPr>
        <w:pStyle w:val="3"/>
        <w:spacing w:beforeLines="100" w:before="312" w:after="0" w:line="288" w:lineRule="auto"/>
        <w:ind w:left="960" w:hangingChars="343" w:hanging="960"/>
        <w:rPr>
          <w:rFonts w:ascii="黑体" w:eastAsia="黑体" w:hAnsi="黑体"/>
          <w:b w:val="0"/>
          <w:color w:val="000000"/>
          <w:sz w:val="28"/>
          <w:szCs w:val="28"/>
        </w:rPr>
      </w:pPr>
      <w:bookmarkStart w:id="168" w:name="_Toc101728960"/>
      <w:r>
        <w:rPr>
          <w:rFonts w:ascii="黑体" w:eastAsia="黑体" w:hAnsi="黑体" w:hint="eastAsia"/>
          <w:b w:val="0"/>
          <w:color w:val="000000"/>
          <w:sz w:val="28"/>
          <w:szCs w:val="28"/>
        </w:rPr>
        <w:t>5</w:t>
      </w:r>
      <w:r>
        <w:rPr>
          <w:rFonts w:ascii="黑体" w:eastAsia="黑体" w:hAnsi="黑体"/>
          <w:b w:val="0"/>
          <w:color w:val="000000"/>
          <w:sz w:val="28"/>
          <w:szCs w:val="28"/>
        </w:rPr>
        <w:t>.</w:t>
      </w:r>
      <w:r>
        <w:rPr>
          <w:rFonts w:ascii="黑体" w:eastAsia="黑体" w:hAnsi="黑体" w:hint="eastAsia"/>
          <w:b w:val="0"/>
          <w:color w:val="000000"/>
          <w:sz w:val="28"/>
          <w:szCs w:val="28"/>
        </w:rPr>
        <w:t>5</w:t>
      </w:r>
      <w:r>
        <w:rPr>
          <w:rFonts w:ascii="黑体" w:eastAsia="黑体" w:hAnsi="黑体"/>
          <w:b w:val="0"/>
          <w:color w:val="000000"/>
          <w:sz w:val="28"/>
          <w:szCs w:val="28"/>
        </w:rPr>
        <w:t xml:space="preserve">.1 </w:t>
      </w:r>
      <w:r>
        <w:rPr>
          <w:rFonts w:ascii="黑体" w:eastAsia="黑体" w:hAnsi="黑体" w:hint="eastAsia"/>
          <w:b w:val="0"/>
          <w:color w:val="000000"/>
          <w:sz w:val="28"/>
          <w:szCs w:val="28"/>
        </w:rPr>
        <w:t>品类</w:t>
      </w:r>
      <w:r>
        <w:rPr>
          <w:rFonts w:ascii="黑体" w:eastAsia="黑体" w:hAnsi="黑体"/>
          <w:b w:val="0"/>
          <w:color w:val="000000"/>
          <w:sz w:val="28"/>
          <w:szCs w:val="28"/>
        </w:rPr>
        <w:t>管理</w:t>
      </w:r>
      <w:r>
        <w:rPr>
          <w:rFonts w:ascii="黑体" w:eastAsia="黑体" w:hAnsi="黑体" w:hint="eastAsia"/>
          <w:b w:val="0"/>
          <w:color w:val="000000"/>
          <w:sz w:val="28"/>
          <w:szCs w:val="28"/>
        </w:rPr>
        <w:t>功能</w:t>
      </w:r>
      <w:bookmarkEnd w:id="168"/>
    </w:p>
    <w:p w14:paraId="22B9A711" w14:textId="77777777" w:rsidR="00E3550E" w:rsidRDefault="00E3550E" w:rsidP="00E3550E">
      <w:pPr>
        <w:spacing w:line="288" w:lineRule="auto"/>
        <w:ind w:firstLineChars="200" w:firstLine="480"/>
        <w:rPr>
          <w:color w:val="000000"/>
          <w:kern w:val="0"/>
          <w:sz w:val="24"/>
        </w:rPr>
      </w:pPr>
      <w:r>
        <w:rPr>
          <w:rFonts w:hint="eastAsia"/>
          <w:color w:val="000000"/>
          <w:kern w:val="0"/>
          <w:sz w:val="24"/>
        </w:rPr>
        <w:t>品类管理功能是管理员对品类进行管理的功能，管理员可以创建品类，可以查看品类列表等。管理员在创建品类时，可以为品类设定权重，系统会根据设定的权重按照由高到低的顺序排序展示。</w:t>
      </w:r>
    </w:p>
    <w:p w14:paraId="474AF285" w14:textId="77777777" w:rsidR="00E3550E" w:rsidRDefault="00E3550E" w:rsidP="00E3550E">
      <w:pPr>
        <w:spacing w:line="288" w:lineRule="auto"/>
        <w:ind w:firstLineChars="200" w:firstLine="480"/>
        <w:rPr>
          <w:color w:val="000000"/>
          <w:kern w:val="0"/>
          <w:sz w:val="24"/>
        </w:rPr>
      </w:pPr>
      <w:r>
        <w:rPr>
          <w:rFonts w:hint="eastAsia"/>
          <w:color w:val="000000"/>
          <w:kern w:val="0"/>
          <w:sz w:val="24"/>
        </w:rPr>
        <w:t>在数据库的品类表中，品类的名称在系统中认为是唯一的，为品类创建索引，令索引类型为</w:t>
      </w:r>
      <w:r>
        <w:rPr>
          <w:rFonts w:hint="eastAsia"/>
          <w:color w:val="000000"/>
          <w:kern w:val="0"/>
          <w:sz w:val="24"/>
        </w:rPr>
        <w:t>UNIQUE</w:t>
      </w:r>
      <w:r>
        <w:rPr>
          <w:rFonts w:hint="eastAsia"/>
          <w:color w:val="000000"/>
          <w:kern w:val="0"/>
          <w:sz w:val="24"/>
        </w:rPr>
        <w:t>即唯一，索引方法为</w:t>
      </w:r>
      <w:r>
        <w:rPr>
          <w:rFonts w:hint="eastAsia"/>
          <w:color w:val="000000"/>
          <w:kern w:val="0"/>
          <w:sz w:val="24"/>
        </w:rPr>
        <w:t>BTREE</w:t>
      </w:r>
      <w:r>
        <w:rPr>
          <w:rFonts w:hint="eastAsia"/>
          <w:color w:val="000000"/>
          <w:kern w:val="0"/>
          <w:sz w:val="24"/>
        </w:rPr>
        <w:t>。在获取品类列表时，调用</w:t>
      </w:r>
      <w:r>
        <w:rPr>
          <w:rFonts w:hint="eastAsia"/>
          <w:color w:val="000000"/>
          <w:kern w:val="0"/>
          <w:sz w:val="24"/>
        </w:rPr>
        <w:t>categoryModelMapper</w:t>
      </w:r>
      <w:r>
        <w:rPr>
          <w:rFonts w:hint="eastAsia"/>
          <w:color w:val="000000"/>
          <w:kern w:val="0"/>
          <w:sz w:val="24"/>
        </w:rPr>
        <w:t>的</w:t>
      </w:r>
      <w:r>
        <w:rPr>
          <w:rFonts w:hint="eastAsia"/>
          <w:color w:val="000000"/>
          <w:kern w:val="0"/>
          <w:sz w:val="24"/>
        </w:rPr>
        <w:t>selectPrimaryKey</w:t>
      </w:r>
      <w:r>
        <w:rPr>
          <w:rFonts w:hint="eastAsia"/>
          <w:color w:val="000000"/>
          <w:kern w:val="0"/>
          <w:sz w:val="24"/>
        </w:rPr>
        <w:t>即根据品类</w:t>
      </w:r>
      <w:r>
        <w:rPr>
          <w:rFonts w:hint="eastAsia"/>
          <w:color w:val="000000"/>
          <w:kern w:val="0"/>
          <w:sz w:val="24"/>
        </w:rPr>
        <w:t>ID</w:t>
      </w:r>
      <w:r>
        <w:rPr>
          <w:rFonts w:hint="eastAsia"/>
          <w:color w:val="000000"/>
          <w:kern w:val="0"/>
          <w:sz w:val="24"/>
        </w:rPr>
        <w:t>查询方法即可。对于创建品类，在</w:t>
      </w:r>
      <w:r>
        <w:rPr>
          <w:rFonts w:hint="eastAsia"/>
          <w:color w:val="000000"/>
          <w:kern w:val="0"/>
          <w:sz w:val="24"/>
        </w:rPr>
        <w:t>CategoryServiceImpl</w:t>
      </w:r>
      <w:r>
        <w:rPr>
          <w:rFonts w:hint="eastAsia"/>
          <w:color w:val="000000"/>
          <w:kern w:val="0"/>
          <w:sz w:val="24"/>
        </w:rPr>
        <w:t>接口实现类的</w:t>
      </w:r>
      <w:r>
        <w:rPr>
          <w:rFonts w:hint="eastAsia"/>
          <w:color w:val="000000"/>
          <w:kern w:val="0"/>
          <w:sz w:val="24"/>
        </w:rPr>
        <w:t>create</w:t>
      </w:r>
      <w:r>
        <w:rPr>
          <w:rFonts w:hint="eastAsia"/>
          <w:color w:val="000000"/>
          <w:kern w:val="0"/>
          <w:sz w:val="24"/>
        </w:rPr>
        <w:t>方法中将</w:t>
      </w:r>
      <w:r>
        <w:rPr>
          <w:rFonts w:hint="eastAsia"/>
          <w:color w:val="000000"/>
          <w:kern w:val="0"/>
          <w:sz w:val="24"/>
        </w:rPr>
        <w:t>CreatedAt</w:t>
      </w:r>
      <w:r>
        <w:rPr>
          <w:rFonts w:hint="eastAsia"/>
          <w:color w:val="000000"/>
          <w:kern w:val="0"/>
          <w:sz w:val="24"/>
        </w:rPr>
        <w:t>和</w:t>
      </w:r>
      <w:r>
        <w:rPr>
          <w:rFonts w:hint="eastAsia"/>
          <w:color w:val="000000"/>
          <w:kern w:val="0"/>
          <w:sz w:val="24"/>
        </w:rPr>
        <w:t>UpdatedAt</w:t>
      </w:r>
      <w:r>
        <w:rPr>
          <w:rFonts w:hint="eastAsia"/>
          <w:color w:val="000000"/>
          <w:kern w:val="0"/>
          <w:sz w:val="24"/>
        </w:rPr>
        <w:t>设置为当前时间，并调用</w:t>
      </w:r>
      <w:r>
        <w:rPr>
          <w:rFonts w:hint="eastAsia"/>
          <w:color w:val="000000"/>
          <w:kern w:val="0"/>
          <w:sz w:val="24"/>
        </w:rPr>
        <w:t>categoryModelMapper</w:t>
      </w:r>
      <w:r>
        <w:rPr>
          <w:rFonts w:hint="eastAsia"/>
          <w:color w:val="000000"/>
          <w:kern w:val="0"/>
          <w:sz w:val="24"/>
        </w:rPr>
        <w:t>的</w:t>
      </w:r>
      <w:r>
        <w:rPr>
          <w:rFonts w:hint="eastAsia"/>
          <w:color w:val="000000"/>
          <w:kern w:val="0"/>
          <w:sz w:val="24"/>
        </w:rPr>
        <w:t>insertSelective</w:t>
      </w:r>
      <w:r>
        <w:rPr>
          <w:rFonts w:hint="eastAsia"/>
          <w:color w:val="000000"/>
          <w:kern w:val="0"/>
          <w:sz w:val="24"/>
        </w:rPr>
        <w:t>方法将获取</w:t>
      </w:r>
      <w:r>
        <w:rPr>
          <w:rFonts w:hint="eastAsia"/>
          <w:color w:val="000000"/>
          <w:kern w:val="0"/>
          <w:sz w:val="24"/>
        </w:rPr>
        <w:t>categoryModel</w:t>
      </w:r>
      <w:r>
        <w:rPr>
          <w:rFonts w:hint="eastAsia"/>
          <w:color w:val="000000"/>
          <w:kern w:val="0"/>
          <w:sz w:val="24"/>
        </w:rPr>
        <w:t>，返回根据品类</w:t>
      </w:r>
      <w:r>
        <w:rPr>
          <w:rFonts w:hint="eastAsia"/>
          <w:color w:val="000000"/>
          <w:kern w:val="0"/>
          <w:sz w:val="24"/>
        </w:rPr>
        <w:t>ID</w:t>
      </w:r>
      <w:r>
        <w:rPr>
          <w:rFonts w:hint="eastAsia"/>
          <w:color w:val="000000"/>
          <w:kern w:val="0"/>
          <w:sz w:val="24"/>
        </w:rPr>
        <w:t>查询出的结果列表。需要注意的是，由于对品类名称做了唯一索引，此处需要捕获异常，若品类名已存在则无法重复添加品类。最终在</w:t>
      </w:r>
      <w:r>
        <w:rPr>
          <w:rFonts w:hint="eastAsia"/>
          <w:color w:val="000000"/>
          <w:kern w:val="0"/>
          <w:sz w:val="24"/>
        </w:rPr>
        <w:t>Controller</w:t>
      </w:r>
      <w:r>
        <w:rPr>
          <w:rFonts w:hint="eastAsia"/>
          <w:color w:val="000000"/>
          <w:kern w:val="0"/>
          <w:sz w:val="24"/>
        </w:rPr>
        <w:t>层直接调用</w:t>
      </w:r>
      <w:r>
        <w:rPr>
          <w:rFonts w:hint="eastAsia"/>
          <w:color w:val="000000"/>
          <w:kern w:val="0"/>
          <w:sz w:val="24"/>
        </w:rPr>
        <w:t>Service</w:t>
      </w:r>
      <w:r>
        <w:rPr>
          <w:rFonts w:hint="eastAsia"/>
          <w:color w:val="000000"/>
          <w:kern w:val="0"/>
          <w:sz w:val="24"/>
        </w:rPr>
        <w:t>服务层的方法并传送给前端页面展示即可。品类管理界面如图</w:t>
      </w:r>
      <w:r>
        <w:rPr>
          <w:rFonts w:hint="eastAsia"/>
          <w:color w:val="000000"/>
          <w:kern w:val="0"/>
          <w:sz w:val="24"/>
        </w:rPr>
        <w:t>5-11</w:t>
      </w:r>
      <w:r>
        <w:rPr>
          <w:rFonts w:hint="eastAsia"/>
          <w:color w:val="000000"/>
          <w:kern w:val="0"/>
          <w:sz w:val="24"/>
        </w:rPr>
        <w:t>所示。</w:t>
      </w:r>
    </w:p>
    <w:p w14:paraId="2146ACC3" w14:textId="77777777" w:rsidR="00E3550E" w:rsidRDefault="00E3550E" w:rsidP="00E3550E">
      <w:pPr>
        <w:spacing w:line="288" w:lineRule="auto"/>
        <w:ind w:firstLineChars="200" w:firstLine="480"/>
        <w:rPr>
          <w:color w:val="000000"/>
          <w:kern w:val="0"/>
          <w:sz w:val="24"/>
        </w:rPr>
      </w:pPr>
    </w:p>
    <w:p w14:paraId="2F5E8384" w14:textId="3C32494C" w:rsidR="00E3550E" w:rsidRDefault="00E3550E" w:rsidP="00E3550E">
      <w:pPr>
        <w:spacing w:line="288" w:lineRule="auto"/>
        <w:jc w:val="center"/>
        <w:rPr>
          <w:color w:val="000000"/>
          <w:kern w:val="0"/>
          <w:sz w:val="24"/>
        </w:rPr>
      </w:pPr>
      <w:r>
        <w:rPr>
          <w:noProof/>
        </w:rPr>
        <w:drawing>
          <wp:inline distT="0" distB="0" distL="0" distR="0" wp14:anchorId="09CF387C" wp14:editId="397442C5">
            <wp:extent cx="5358130" cy="28098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58130" cy="2809875"/>
                    </a:xfrm>
                    <a:prstGeom prst="rect">
                      <a:avLst/>
                    </a:prstGeom>
                    <a:noFill/>
                    <a:ln>
                      <a:noFill/>
                    </a:ln>
                  </pic:spPr>
                </pic:pic>
              </a:graphicData>
            </a:graphic>
          </wp:inline>
        </w:drawing>
      </w:r>
    </w:p>
    <w:p w14:paraId="57E82E27" w14:textId="77777777" w:rsidR="00E3550E" w:rsidRDefault="00E3550E" w:rsidP="00E3550E">
      <w:pPr>
        <w:spacing w:afterLines="100" w:after="312" w:line="288" w:lineRule="auto"/>
        <w:jc w:val="center"/>
        <w:rPr>
          <w:rFonts w:eastAsia="黑体"/>
          <w:color w:val="000000"/>
          <w:szCs w:val="21"/>
        </w:rPr>
      </w:pPr>
      <w:r>
        <w:rPr>
          <w:rFonts w:eastAsia="黑体" w:hint="eastAsia"/>
          <w:color w:val="000000"/>
          <w:szCs w:val="21"/>
        </w:rPr>
        <w:t>图</w:t>
      </w:r>
      <w:r>
        <w:rPr>
          <w:rFonts w:eastAsia="黑体" w:hint="eastAsia"/>
          <w:color w:val="000000"/>
          <w:szCs w:val="21"/>
        </w:rPr>
        <w:t>5</w:t>
      </w:r>
      <w:r>
        <w:rPr>
          <w:rFonts w:eastAsia="黑体"/>
          <w:color w:val="000000"/>
          <w:szCs w:val="21"/>
        </w:rPr>
        <w:t>-</w:t>
      </w:r>
      <w:r>
        <w:rPr>
          <w:rFonts w:eastAsia="黑体" w:hint="eastAsia"/>
          <w:color w:val="000000"/>
          <w:szCs w:val="21"/>
        </w:rPr>
        <w:t>11</w:t>
      </w:r>
      <w:r>
        <w:rPr>
          <w:rFonts w:eastAsia="黑体"/>
          <w:color w:val="000000"/>
          <w:szCs w:val="21"/>
        </w:rPr>
        <w:t xml:space="preserve"> </w:t>
      </w:r>
      <w:r>
        <w:rPr>
          <w:rFonts w:eastAsia="黑体" w:hint="eastAsia"/>
          <w:color w:val="000000"/>
          <w:szCs w:val="21"/>
        </w:rPr>
        <w:t>品类</w:t>
      </w:r>
      <w:r>
        <w:rPr>
          <w:rFonts w:eastAsia="黑体"/>
          <w:color w:val="000000"/>
          <w:szCs w:val="21"/>
        </w:rPr>
        <w:t>管理界面</w:t>
      </w:r>
    </w:p>
    <w:p w14:paraId="013F67C9" w14:textId="77777777" w:rsidR="00E3550E" w:rsidRDefault="00E3550E" w:rsidP="00E3550E">
      <w:pPr>
        <w:pStyle w:val="3"/>
        <w:spacing w:beforeLines="100" w:before="312" w:after="0" w:line="288" w:lineRule="auto"/>
        <w:ind w:left="960" w:hangingChars="343" w:hanging="960"/>
        <w:rPr>
          <w:rFonts w:ascii="黑体" w:eastAsia="黑体" w:hAnsi="黑体"/>
          <w:b w:val="0"/>
          <w:color w:val="000000"/>
          <w:sz w:val="28"/>
          <w:szCs w:val="28"/>
        </w:rPr>
      </w:pPr>
      <w:bookmarkStart w:id="169" w:name="_Toc101728961"/>
      <w:r>
        <w:rPr>
          <w:rFonts w:ascii="黑体" w:eastAsia="黑体" w:hAnsi="黑体" w:hint="eastAsia"/>
          <w:b w:val="0"/>
          <w:color w:val="000000"/>
          <w:sz w:val="28"/>
          <w:szCs w:val="28"/>
        </w:rPr>
        <w:lastRenderedPageBreak/>
        <w:t>5</w:t>
      </w:r>
      <w:r>
        <w:rPr>
          <w:rFonts w:ascii="黑体" w:eastAsia="黑体" w:hAnsi="黑体"/>
          <w:b w:val="0"/>
          <w:color w:val="000000"/>
          <w:sz w:val="28"/>
          <w:szCs w:val="28"/>
        </w:rPr>
        <w:t>.</w:t>
      </w:r>
      <w:r>
        <w:rPr>
          <w:rFonts w:ascii="黑体" w:eastAsia="黑体" w:hAnsi="黑体" w:hint="eastAsia"/>
          <w:b w:val="0"/>
          <w:color w:val="000000"/>
          <w:sz w:val="28"/>
          <w:szCs w:val="28"/>
        </w:rPr>
        <w:t>5</w:t>
      </w:r>
      <w:r>
        <w:rPr>
          <w:rFonts w:ascii="黑体" w:eastAsia="黑体" w:hAnsi="黑体"/>
          <w:b w:val="0"/>
          <w:color w:val="000000"/>
          <w:sz w:val="28"/>
          <w:szCs w:val="28"/>
        </w:rPr>
        <w:t>.2 商户管理</w:t>
      </w:r>
      <w:r>
        <w:rPr>
          <w:rFonts w:ascii="黑体" w:eastAsia="黑体" w:hAnsi="黑体" w:hint="eastAsia"/>
          <w:b w:val="0"/>
          <w:color w:val="000000"/>
          <w:sz w:val="28"/>
          <w:szCs w:val="28"/>
        </w:rPr>
        <w:t>功能</w:t>
      </w:r>
      <w:bookmarkEnd w:id="169"/>
    </w:p>
    <w:p w14:paraId="787D46C9" w14:textId="77777777" w:rsidR="00E3550E" w:rsidRDefault="00E3550E" w:rsidP="00E3550E">
      <w:pPr>
        <w:spacing w:line="288" w:lineRule="auto"/>
        <w:ind w:firstLineChars="200" w:firstLine="480"/>
        <w:rPr>
          <w:color w:val="000000"/>
          <w:kern w:val="0"/>
          <w:sz w:val="24"/>
        </w:rPr>
      </w:pPr>
      <w:r>
        <w:rPr>
          <w:rFonts w:hint="eastAsia"/>
          <w:color w:val="000000"/>
          <w:kern w:val="0"/>
          <w:sz w:val="24"/>
        </w:rPr>
        <w:t>商户管理主要是管理员对商户的创建以及查询，管理员可以启用或禁用商户，被管理员禁用的商户旗下的门店则不可以被展示出来。对于商户的创建以及商户列表的查询，业务逻辑与品类管理相似，不作多余赘述，对于商户的启用禁用，在</w:t>
      </w:r>
      <w:r>
        <w:rPr>
          <w:rFonts w:hint="eastAsia"/>
          <w:color w:val="000000"/>
          <w:kern w:val="0"/>
          <w:sz w:val="24"/>
        </w:rPr>
        <w:t>Service</w:t>
      </w:r>
      <w:r>
        <w:rPr>
          <w:rFonts w:hint="eastAsia"/>
          <w:color w:val="000000"/>
          <w:kern w:val="0"/>
          <w:sz w:val="24"/>
        </w:rPr>
        <w:t>层的</w:t>
      </w:r>
      <w:r>
        <w:rPr>
          <w:rFonts w:hint="eastAsia"/>
          <w:color w:val="000000"/>
          <w:kern w:val="0"/>
          <w:sz w:val="24"/>
        </w:rPr>
        <w:t>changeStatus</w:t>
      </w:r>
      <w:r>
        <w:rPr>
          <w:rFonts w:hint="eastAsia"/>
          <w:color w:val="000000"/>
          <w:kern w:val="0"/>
          <w:sz w:val="24"/>
        </w:rPr>
        <w:t>方法中，将修改后的</w:t>
      </w:r>
      <w:r>
        <w:rPr>
          <w:rFonts w:hint="eastAsia"/>
          <w:color w:val="000000"/>
          <w:kern w:val="0"/>
          <w:sz w:val="24"/>
        </w:rPr>
        <w:t>disabledFlag</w:t>
      </w:r>
      <w:r>
        <w:rPr>
          <w:rFonts w:hint="eastAsia"/>
          <w:color w:val="000000"/>
          <w:kern w:val="0"/>
          <w:sz w:val="24"/>
        </w:rPr>
        <w:t>传入</w:t>
      </w:r>
      <w:r>
        <w:rPr>
          <w:rFonts w:hint="eastAsia"/>
          <w:color w:val="000000"/>
          <w:kern w:val="0"/>
          <w:sz w:val="24"/>
        </w:rPr>
        <w:t>sellerModel</w:t>
      </w:r>
      <w:r>
        <w:rPr>
          <w:rFonts w:hint="eastAsia"/>
          <w:color w:val="000000"/>
          <w:kern w:val="0"/>
          <w:sz w:val="24"/>
        </w:rPr>
        <w:t>。同样在</w:t>
      </w:r>
      <w:r>
        <w:rPr>
          <w:rFonts w:hint="eastAsia"/>
          <w:color w:val="000000"/>
          <w:kern w:val="0"/>
          <w:sz w:val="24"/>
        </w:rPr>
        <w:t>Controller</w:t>
      </w:r>
      <w:r>
        <w:rPr>
          <w:rFonts w:hint="eastAsia"/>
          <w:color w:val="000000"/>
          <w:kern w:val="0"/>
          <w:sz w:val="24"/>
        </w:rPr>
        <w:t>层调用需要的方法更改可用状态即可。</w:t>
      </w:r>
    </w:p>
    <w:p w14:paraId="791172C5" w14:textId="77777777" w:rsidR="00E3550E" w:rsidRDefault="00E3550E" w:rsidP="00E3550E">
      <w:pPr>
        <w:pStyle w:val="3"/>
        <w:spacing w:beforeLines="100" w:before="312" w:after="0" w:line="288" w:lineRule="auto"/>
        <w:ind w:left="960" w:hangingChars="343" w:hanging="960"/>
        <w:rPr>
          <w:rFonts w:ascii="黑体" w:eastAsia="黑体" w:hAnsi="黑体"/>
          <w:b w:val="0"/>
          <w:color w:val="000000"/>
          <w:sz w:val="28"/>
          <w:szCs w:val="28"/>
        </w:rPr>
      </w:pPr>
      <w:bookmarkStart w:id="170" w:name="_Toc101728962"/>
      <w:r>
        <w:rPr>
          <w:rFonts w:ascii="黑体" w:eastAsia="黑体" w:hAnsi="黑体" w:hint="eastAsia"/>
          <w:b w:val="0"/>
          <w:color w:val="000000"/>
          <w:sz w:val="28"/>
          <w:szCs w:val="28"/>
        </w:rPr>
        <w:t>5</w:t>
      </w:r>
      <w:r>
        <w:rPr>
          <w:rFonts w:ascii="黑体" w:eastAsia="黑体" w:hAnsi="黑体"/>
          <w:b w:val="0"/>
          <w:color w:val="000000"/>
          <w:sz w:val="28"/>
          <w:szCs w:val="28"/>
        </w:rPr>
        <w:t>.</w:t>
      </w:r>
      <w:r>
        <w:rPr>
          <w:rFonts w:ascii="黑体" w:eastAsia="黑体" w:hAnsi="黑体" w:hint="eastAsia"/>
          <w:b w:val="0"/>
          <w:color w:val="000000"/>
          <w:sz w:val="28"/>
          <w:szCs w:val="28"/>
        </w:rPr>
        <w:t>5</w:t>
      </w:r>
      <w:r>
        <w:rPr>
          <w:rFonts w:ascii="黑体" w:eastAsia="黑体" w:hAnsi="黑体"/>
          <w:b w:val="0"/>
          <w:color w:val="000000"/>
          <w:sz w:val="28"/>
          <w:szCs w:val="28"/>
        </w:rPr>
        <w:t>.</w:t>
      </w:r>
      <w:r>
        <w:rPr>
          <w:rFonts w:ascii="黑体" w:eastAsia="黑体" w:hAnsi="黑体" w:hint="eastAsia"/>
          <w:b w:val="0"/>
          <w:color w:val="000000"/>
          <w:sz w:val="28"/>
          <w:szCs w:val="28"/>
        </w:rPr>
        <w:t>3</w:t>
      </w:r>
      <w:r>
        <w:rPr>
          <w:rFonts w:ascii="黑体" w:eastAsia="黑体" w:hAnsi="黑体"/>
          <w:b w:val="0"/>
          <w:color w:val="000000"/>
          <w:sz w:val="28"/>
          <w:szCs w:val="28"/>
        </w:rPr>
        <w:t xml:space="preserve"> 门店管理功能</w:t>
      </w:r>
      <w:bookmarkEnd w:id="170"/>
    </w:p>
    <w:p w14:paraId="2D6CEE92" w14:textId="77777777" w:rsidR="00E3550E" w:rsidRDefault="00E3550E" w:rsidP="00E3550E">
      <w:pPr>
        <w:spacing w:line="288" w:lineRule="auto"/>
        <w:ind w:firstLineChars="200" w:firstLine="480"/>
        <w:rPr>
          <w:color w:val="000000"/>
          <w:kern w:val="0"/>
          <w:sz w:val="24"/>
        </w:rPr>
      </w:pPr>
      <w:r>
        <w:rPr>
          <w:rFonts w:hint="eastAsia"/>
          <w:color w:val="000000"/>
          <w:kern w:val="0"/>
          <w:sz w:val="24"/>
        </w:rPr>
        <w:t>门店管理是对门店的查询、创建等。由于门店列表繁多，此处采用分页展示。具体的查询门店列表以及添加门店的逻辑与以上相似，此处的分页方式使用了</w:t>
      </w:r>
      <w:r>
        <w:rPr>
          <w:rFonts w:hint="eastAsia"/>
          <w:color w:val="000000"/>
          <w:kern w:val="0"/>
          <w:sz w:val="24"/>
        </w:rPr>
        <w:t>PageHelper</w:t>
      </w:r>
      <w:r>
        <w:rPr>
          <w:rFonts w:hint="eastAsia"/>
          <w:color w:val="000000"/>
          <w:kern w:val="0"/>
          <w:sz w:val="24"/>
        </w:rPr>
        <w:t>插件，默认每页显示</w:t>
      </w:r>
      <w:r>
        <w:rPr>
          <w:rFonts w:hint="eastAsia"/>
          <w:color w:val="000000"/>
          <w:kern w:val="0"/>
          <w:sz w:val="24"/>
        </w:rPr>
        <w:t>20</w:t>
      </w:r>
      <w:r>
        <w:rPr>
          <w:rFonts w:hint="eastAsia"/>
          <w:color w:val="000000"/>
          <w:kern w:val="0"/>
          <w:sz w:val="24"/>
        </w:rPr>
        <w:t>条数据。对于经纬度的解析，在</w:t>
      </w:r>
      <w:r>
        <w:rPr>
          <w:rFonts w:hint="eastAsia"/>
          <w:color w:val="000000"/>
          <w:kern w:val="0"/>
          <w:sz w:val="24"/>
        </w:rPr>
        <w:t>ajax</w:t>
      </w:r>
      <w:r>
        <w:rPr>
          <w:rFonts w:hint="eastAsia"/>
          <w:color w:val="000000"/>
          <w:kern w:val="0"/>
          <w:sz w:val="24"/>
        </w:rPr>
        <w:t>请求中，将</w:t>
      </w:r>
      <w:r>
        <w:rPr>
          <w:rFonts w:hint="eastAsia"/>
          <w:color w:val="000000"/>
          <w:kern w:val="0"/>
          <w:sz w:val="24"/>
        </w:rPr>
        <w:t>URL</w:t>
      </w:r>
      <w:r>
        <w:rPr>
          <w:rFonts w:hint="eastAsia"/>
          <w:color w:val="000000"/>
          <w:kern w:val="0"/>
          <w:sz w:val="24"/>
        </w:rPr>
        <w:t>参数设置为百度地图网址，拼接申请的</w:t>
      </w:r>
      <w:r>
        <w:rPr>
          <w:rFonts w:hint="eastAsia"/>
          <w:color w:val="000000"/>
          <w:kern w:val="0"/>
          <w:sz w:val="24"/>
        </w:rPr>
        <w:t>AK</w:t>
      </w:r>
      <w:r>
        <w:rPr>
          <w:rFonts w:hint="eastAsia"/>
          <w:color w:val="000000"/>
          <w:kern w:val="0"/>
          <w:sz w:val="24"/>
        </w:rPr>
        <w:t>参数，启动百度地图服务解析地理位置经纬度。门店管理界面如图</w:t>
      </w:r>
      <w:r>
        <w:rPr>
          <w:rFonts w:hint="eastAsia"/>
          <w:color w:val="000000"/>
          <w:kern w:val="0"/>
          <w:sz w:val="24"/>
        </w:rPr>
        <w:t>5-12</w:t>
      </w:r>
      <w:r>
        <w:rPr>
          <w:rFonts w:hint="eastAsia"/>
          <w:color w:val="000000"/>
          <w:kern w:val="0"/>
          <w:sz w:val="24"/>
        </w:rPr>
        <w:t>所示。</w:t>
      </w:r>
    </w:p>
    <w:p w14:paraId="47092C62" w14:textId="77777777" w:rsidR="00E3550E" w:rsidRDefault="00E3550E" w:rsidP="00E3550E">
      <w:pPr>
        <w:spacing w:line="288" w:lineRule="auto"/>
        <w:ind w:firstLineChars="200" w:firstLine="480"/>
        <w:rPr>
          <w:color w:val="000000"/>
          <w:kern w:val="0"/>
          <w:sz w:val="24"/>
        </w:rPr>
      </w:pPr>
    </w:p>
    <w:p w14:paraId="45F8812B" w14:textId="227E37B0" w:rsidR="00E3550E" w:rsidRDefault="00E3550E" w:rsidP="00E3550E">
      <w:pPr>
        <w:spacing w:line="288" w:lineRule="auto"/>
        <w:jc w:val="center"/>
        <w:rPr>
          <w:color w:val="000000"/>
          <w:sz w:val="24"/>
        </w:rPr>
      </w:pPr>
      <w:r>
        <w:rPr>
          <w:noProof/>
        </w:rPr>
        <w:drawing>
          <wp:inline distT="0" distB="0" distL="0" distR="0" wp14:anchorId="6DB695E1" wp14:editId="650C4349">
            <wp:extent cx="5399405" cy="25355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9405" cy="2535555"/>
                    </a:xfrm>
                    <a:prstGeom prst="rect">
                      <a:avLst/>
                    </a:prstGeom>
                    <a:noFill/>
                    <a:ln>
                      <a:noFill/>
                    </a:ln>
                  </pic:spPr>
                </pic:pic>
              </a:graphicData>
            </a:graphic>
          </wp:inline>
        </w:drawing>
      </w:r>
    </w:p>
    <w:p w14:paraId="69803918" w14:textId="77777777" w:rsidR="00E3550E" w:rsidRDefault="00E3550E" w:rsidP="00E3550E">
      <w:pPr>
        <w:spacing w:afterLines="100" w:after="312" w:line="288" w:lineRule="auto"/>
        <w:jc w:val="center"/>
        <w:rPr>
          <w:rFonts w:eastAsia="黑体"/>
          <w:color w:val="000000"/>
          <w:szCs w:val="21"/>
        </w:rPr>
      </w:pPr>
      <w:r>
        <w:rPr>
          <w:rFonts w:eastAsia="黑体" w:hint="eastAsia"/>
          <w:color w:val="000000"/>
          <w:szCs w:val="21"/>
        </w:rPr>
        <w:t>图</w:t>
      </w:r>
      <w:r>
        <w:rPr>
          <w:rFonts w:eastAsia="黑体" w:hint="eastAsia"/>
          <w:color w:val="000000"/>
          <w:szCs w:val="21"/>
        </w:rPr>
        <w:t>5</w:t>
      </w:r>
      <w:r>
        <w:rPr>
          <w:rFonts w:eastAsia="黑体"/>
          <w:color w:val="000000"/>
          <w:szCs w:val="21"/>
        </w:rPr>
        <w:t>-</w:t>
      </w:r>
      <w:r>
        <w:rPr>
          <w:rFonts w:eastAsia="黑体" w:hint="eastAsia"/>
          <w:color w:val="000000"/>
          <w:szCs w:val="21"/>
        </w:rPr>
        <w:t>12</w:t>
      </w:r>
      <w:r>
        <w:rPr>
          <w:rFonts w:eastAsia="黑体"/>
          <w:color w:val="000000"/>
          <w:szCs w:val="21"/>
        </w:rPr>
        <w:t xml:space="preserve"> </w:t>
      </w:r>
      <w:r>
        <w:rPr>
          <w:rFonts w:eastAsia="黑体" w:hint="eastAsia"/>
          <w:color w:val="000000"/>
          <w:szCs w:val="21"/>
        </w:rPr>
        <w:t>门店</w:t>
      </w:r>
      <w:r>
        <w:rPr>
          <w:rFonts w:eastAsia="黑体"/>
          <w:color w:val="000000"/>
          <w:szCs w:val="21"/>
        </w:rPr>
        <w:t>管理界面</w:t>
      </w:r>
    </w:p>
    <w:p w14:paraId="771B2BD3" w14:textId="77777777" w:rsidR="00E3550E" w:rsidRDefault="00E3550E" w:rsidP="00E3550E">
      <w:pPr>
        <w:keepNext/>
        <w:keepLines/>
        <w:spacing w:beforeLines="100" w:before="312" w:afterLines="100" w:after="312" w:line="288" w:lineRule="auto"/>
        <w:outlineLvl w:val="1"/>
        <w:rPr>
          <w:rFonts w:eastAsia="黑体"/>
          <w:bCs/>
          <w:color w:val="000000"/>
          <w:kern w:val="0"/>
          <w:sz w:val="30"/>
          <w:szCs w:val="30"/>
        </w:rPr>
      </w:pPr>
      <w:bookmarkStart w:id="171" w:name="_Toc101728963"/>
      <w:r>
        <w:rPr>
          <w:rFonts w:eastAsia="黑体"/>
          <w:bCs/>
          <w:color w:val="000000"/>
          <w:kern w:val="0"/>
          <w:sz w:val="30"/>
          <w:szCs w:val="30"/>
        </w:rPr>
        <w:t>5</w:t>
      </w:r>
      <w:r>
        <w:rPr>
          <w:rFonts w:eastAsia="黑体" w:hint="eastAsia"/>
          <w:bCs/>
          <w:color w:val="000000"/>
          <w:kern w:val="0"/>
          <w:sz w:val="30"/>
          <w:szCs w:val="30"/>
        </w:rPr>
        <w:t xml:space="preserve">.6 </w:t>
      </w:r>
      <w:r>
        <w:rPr>
          <w:rFonts w:eastAsia="黑体" w:hint="eastAsia"/>
          <w:bCs/>
          <w:color w:val="000000"/>
          <w:kern w:val="0"/>
          <w:sz w:val="30"/>
          <w:szCs w:val="30"/>
        </w:rPr>
        <w:t>本章小结</w:t>
      </w:r>
      <w:bookmarkEnd w:id="171"/>
    </w:p>
    <w:p w14:paraId="686D433F" w14:textId="77777777" w:rsidR="00E3550E" w:rsidRDefault="00E3550E" w:rsidP="00E3550E">
      <w:pPr>
        <w:spacing w:line="288" w:lineRule="auto"/>
        <w:ind w:firstLineChars="200" w:firstLine="480"/>
        <w:rPr>
          <w:color w:val="000000"/>
          <w:kern w:val="0"/>
          <w:sz w:val="24"/>
        </w:rPr>
        <w:sectPr w:rsidR="00E3550E">
          <w:headerReference w:type="default" r:id="rId29"/>
          <w:pgSz w:w="11906" w:h="16838"/>
          <w:pgMar w:top="1701" w:right="1418" w:bottom="1418" w:left="1701" w:header="851" w:footer="851" w:gutter="284"/>
          <w:cols w:space="720"/>
          <w:docGrid w:type="linesAndChars" w:linePitch="312"/>
        </w:sectPr>
      </w:pPr>
      <w:r>
        <w:rPr>
          <w:sz w:val="24"/>
        </w:rPr>
        <w:t> </w:t>
      </w:r>
      <w:bookmarkStart w:id="172" w:name="_Toc327279517"/>
      <w:bookmarkEnd w:id="102"/>
      <w:r>
        <w:rPr>
          <w:rFonts w:hint="eastAsia"/>
          <w:color w:val="000000"/>
          <w:kern w:val="0"/>
          <w:sz w:val="24"/>
        </w:rPr>
        <w:t> </w:t>
      </w:r>
      <w:r>
        <w:rPr>
          <w:rFonts w:hint="eastAsia"/>
          <w:color w:val="000000"/>
          <w:kern w:val="0"/>
          <w:sz w:val="24"/>
        </w:rPr>
        <w:t>本章主要描述了系统的详细设计，介绍了用户模块和后台管理模块的主要功能，详细介绍了搜索模块和推荐模块</w:t>
      </w:r>
      <w:r>
        <w:rPr>
          <w:rFonts w:hint="eastAsia"/>
          <w:color w:val="000000"/>
          <w:kern w:val="0"/>
          <w:sz w:val="24"/>
        </w:rPr>
        <w:t>ElasticSearch</w:t>
      </w:r>
      <w:r>
        <w:rPr>
          <w:rFonts w:hint="eastAsia"/>
          <w:color w:val="000000"/>
          <w:kern w:val="0"/>
          <w:sz w:val="24"/>
        </w:rPr>
        <w:t>接入方式的分析、对参数的调整、推荐算法的选择等。</w:t>
      </w:r>
    </w:p>
    <w:p w14:paraId="42B9C2FE" w14:textId="77777777" w:rsidR="00E3550E" w:rsidRDefault="00E3550E" w:rsidP="00E3550E">
      <w:pPr>
        <w:spacing w:line="288" w:lineRule="auto"/>
        <w:ind w:firstLineChars="200" w:firstLine="420"/>
      </w:pPr>
    </w:p>
    <w:p w14:paraId="6B7A74D2" w14:textId="77777777" w:rsidR="00E3550E" w:rsidRDefault="00E3550E" w:rsidP="00E3550E">
      <w:pPr>
        <w:spacing w:line="288" w:lineRule="auto"/>
        <w:ind w:firstLineChars="200" w:firstLine="420"/>
        <w:sectPr w:rsidR="00E3550E">
          <w:type w:val="continuous"/>
          <w:pgSz w:w="11906" w:h="16838"/>
          <w:pgMar w:top="1701" w:right="1418" w:bottom="1418" w:left="1701" w:header="851" w:footer="851" w:gutter="284"/>
          <w:cols w:space="720"/>
          <w:docGrid w:type="linesAndChars" w:linePitch="312"/>
        </w:sectPr>
      </w:pPr>
    </w:p>
    <w:p w14:paraId="53E0815E" w14:textId="77777777" w:rsidR="00E3550E" w:rsidRDefault="00E3550E" w:rsidP="00E3550E">
      <w:pPr>
        <w:spacing w:line="288" w:lineRule="auto"/>
        <w:ind w:firstLineChars="200" w:firstLine="420"/>
      </w:pPr>
    </w:p>
    <w:p w14:paraId="66CFCE56" w14:textId="77777777" w:rsidR="00E3550E" w:rsidRDefault="00E3550E" w:rsidP="00E3550E">
      <w:pPr>
        <w:pStyle w:val="1"/>
        <w:pageBreakBefore/>
        <w:adjustRightInd w:val="0"/>
        <w:snapToGrid w:val="0"/>
        <w:spacing w:beforeLines="200" w:before="624" w:afterLines="200" w:after="624" w:line="288" w:lineRule="auto"/>
        <w:jc w:val="center"/>
        <w:rPr>
          <w:rFonts w:eastAsia="黑体"/>
          <w:b w:val="0"/>
          <w:color w:val="000000"/>
          <w:sz w:val="36"/>
          <w:szCs w:val="36"/>
        </w:rPr>
      </w:pPr>
      <w:bookmarkStart w:id="173" w:name="_Toc485586705"/>
      <w:bookmarkStart w:id="174" w:name="_Toc101728964"/>
      <w:r>
        <w:rPr>
          <w:rFonts w:eastAsia="黑体" w:hint="eastAsia"/>
          <w:b w:val="0"/>
          <w:color w:val="000000"/>
          <w:sz w:val="36"/>
          <w:szCs w:val="36"/>
        </w:rPr>
        <w:lastRenderedPageBreak/>
        <w:t>第</w:t>
      </w:r>
      <w:r>
        <w:rPr>
          <w:rFonts w:eastAsia="黑体" w:hint="eastAsia"/>
          <w:b w:val="0"/>
          <w:color w:val="000000"/>
          <w:sz w:val="36"/>
          <w:szCs w:val="36"/>
        </w:rPr>
        <w:t>6</w:t>
      </w:r>
      <w:r>
        <w:rPr>
          <w:rFonts w:eastAsia="黑体" w:hint="eastAsia"/>
          <w:b w:val="0"/>
          <w:color w:val="000000"/>
          <w:sz w:val="36"/>
          <w:szCs w:val="36"/>
        </w:rPr>
        <w:t>章</w:t>
      </w:r>
      <w:r>
        <w:rPr>
          <w:rFonts w:eastAsia="黑体"/>
          <w:b w:val="0"/>
          <w:color w:val="000000"/>
          <w:sz w:val="36"/>
          <w:szCs w:val="36"/>
        </w:rPr>
        <w:t xml:space="preserve"> </w:t>
      </w:r>
      <w:r>
        <w:rPr>
          <w:rFonts w:eastAsia="黑体" w:hint="eastAsia"/>
          <w:b w:val="0"/>
          <w:color w:val="000000"/>
          <w:sz w:val="36"/>
          <w:szCs w:val="36"/>
        </w:rPr>
        <w:t>系统测试</w:t>
      </w:r>
      <w:bookmarkEnd w:id="173"/>
      <w:bookmarkEnd w:id="174"/>
    </w:p>
    <w:p w14:paraId="4D2B9541" w14:textId="77777777" w:rsidR="00E3550E" w:rsidRDefault="00E3550E" w:rsidP="00E3550E">
      <w:pPr>
        <w:wordWrap w:val="0"/>
        <w:spacing w:line="288" w:lineRule="auto"/>
        <w:ind w:firstLineChars="200" w:firstLine="480"/>
        <w:rPr>
          <w:sz w:val="24"/>
        </w:rPr>
      </w:pPr>
      <w:r>
        <w:rPr>
          <w:rFonts w:hint="eastAsia"/>
          <w:sz w:val="24"/>
        </w:rPr>
        <w:t>软件测试是为了发现软件存在的故障或者缺陷，为了对软件的质量进行衡量，动态的对程序代码中的各种错误和问题进行查找的过程，要最大可能的找出系统的错误。软件测试是在软件含有缺陷和故障的假设下进行的，科学合理的设计最能够暴露问题的测试用例是实现这个目标的关键。对于门店搜索推荐系统来说，验证搜索和推荐的合理性是系统开发的主要目标，而测试要做的就是找出潜在问题，以及不合理的地方，为系统升级改进做出参考</w:t>
      </w:r>
      <w:r>
        <w:rPr>
          <w:rFonts w:ascii="宋体" w:hAnsi="宋体" w:hint="eastAsia"/>
          <w:sz w:val="18"/>
          <w:szCs w:val="18"/>
          <w:vertAlign w:val="superscript"/>
        </w:rPr>
        <w:t>[24]</w:t>
      </w:r>
      <w:r>
        <w:rPr>
          <w:rFonts w:hint="eastAsia"/>
          <w:sz w:val="24"/>
        </w:rPr>
        <w:t>。</w:t>
      </w:r>
    </w:p>
    <w:p w14:paraId="1C09BA8E" w14:textId="77777777" w:rsidR="00E3550E" w:rsidRDefault="00E3550E" w:rsidP="00E3550E">
      <w:pPr>
        <w:pStyle w:val="2"/>
        <w:spacing w:beforeLines="100" w:before="312" w:afterLines="100" w:after="312" w:line="288" w:lineRule="auto"/>
        <w:rPr>
          <w:rFonts w:ascii="Times New Roman" w:hAnsi="Times New Roman"/>
          <w:b w:val="0"/>
          <w:color w:val="000000"/>
          <w:sz w:val="30"/>
          <w:szCs w:val="30"/>
        </w:rPr>
      </w:pPr>
      <w:bookmarkStart w:id="175" w:name="_Toc485586706"/>
      <w:bookmarkStart w:id="176" w:name="_Toc101728965"/>
      <w:r>
        <w:rPr>
          <w:rFonts w:ascii="Times New Roman" w:hAnsi="Times New Roman" w:hint="eastAsia"/>
          <w:b w:val="0"/>
          <w:color w:val="000000"/>
          <w:sz w:val="30"/>
          <w:szCs w:val="30"/>
        </w:rPr>
        <w:t>6</w:t>
      </w:r>
      <w:r>
        <w:rPr>
          <w:rFonts w:ascii="Times New Roman" w:hAnsi="Times New Roman"/>
          <w:b w:val="0"/>
          <w:color w:val="000000"/>
          <w:sz w:val="30"/>
          <w:szCs w:val="30"/>
        </w:rPr>
        <w:t xml:space="preserve">.1 </w:t>
      </w:r>
      <w:r>
        <w:rPr>
          <w:rFonts w:ascii="Times New Roman" w:hAnsi="Times New Roman" w:hint="eastAsia"/>
          <w:b w:val="0"/>
          <w:color w:val="000000"/>
          <w:sz w:val="30"/>
          <w:szCs w:val="30"/>
        </w:rPr>
        <w:t>测试方法</w:t>
      </w:r>
      <w:bookmarkEnd w:id="175"/>
      <w:bookmarkEnd w:id="176"/>
    </w:p>
    <w:p w14:paraId="3C468831" w14:textId="77777777" w:rsidR="00E3550E" w:rsidRDefault="00E3550E" w:rsidP="00E3550E">
      <w:pPr>
        <w:wordWrap w:val="0"/>
        <w:spacing w:line="288" w:lineRule="auto"/>
        <w:ind w:firstLineChars="200" w:firstLine="480"/>
        <w:rPr>
          <w:sz w:val="24"/>
        </w:rPr>
      </w:pPr>
      <w:r>
        <w:rPr>
          <w:rFonts w:hint="eastAsia"/>
          <w:sz w:val="24"/>
        </w:rPr>
        <w:t>其实在软件开发时期，也有对程序进行调试的过程，对于模块化的系统来说，可以是编好了一个模块后，先在计算机上进行运行测试，发现错误及时纠错，修改后再重复进行测试。在正式的测试阶段，软件测试的方法有很多，常用的有黑盒测试和白盒测试。</w:t>
      </w:r>
    </w:p>
    <w:p w14:paraId="78E398E3" w14:textId="77777777" w:rsidR="00E3550E" w:rsidRDefault="00E3550E" w:rsidP="00E3550E">
      <w:pPr>
        <w:wordWrap w:val="0"/>
        <w:spacing w:line="288" w:lineRule="auto"/>
        <w:ind w:firstLineChars="200" w:firstLine="480"/>
        <w:rPr>
          <w:sz w:val="24"/>
        </w:rPr>
      </w:pPr>
      <w:r>
        <w:rPr>
          <w:rFonts w:hint="eastAsia"/>
          <w:sz w:val="24"/>
        </w:rPr>
        <w:t>黑盒测试是当不了解系统内部逻辑结构时，将被测试的程序看做一个黑盒，对系统的功能进行测试，检查程序的功能是否符合要求。所以对于黑盒测试又可以称为功能测试或数据驱动测试。主要测试的内容是发现输入能否正确接收，能否正确的输出结果，是否存在不正确或者遗漏的功能，是都存在初始化或者终止性的错误，性能上是否能够满足要求</w:t>
      </w:r>
      <w:r>
        <w:rPr>
          <w:rFonts w:ascii="宋体" w:hAnsi="宋体" w:hint="eastAsia"/>
          <w:sz w:val="18"/>
          <w:szCs w:val="18"/>
          <w:vertAlign w:val="superscript"/>
        </w:rPr>
        <w:t>[25]</w:t>
      </w:r>
      <w:r>
        <w:rPr>
          <w:rFonts w:hint="eastAsia"/>
          <w:sz w:val="24"/>
        </w:rPr>
        <w:t>。</w:t>
      </w:r>
    </w:p>
    <w:p w14:paraId="4E6D3B8B" w14:textId="77777777" w:rsidR="00E3550E" w:rsidRDefault="00E3550E" w:rsidP="00E3550E">
      <w:pPr>
        <w:wordWrap w:val="0"/>
        <w:spacing w:line="288" w:lineRule="auto"/>
        <w:ind w:firstLineChars="200" w:firstLine="480"/>
        <w:rPr>
          <w:snapToGrid w:val="0"/>
          <w:kern w:val="0"/>
          <w:sz w:val="24"/>
        </w:rPr>
      </w:pPr>
      <w:r>
        <w:rPr>
          <w:rFonts w:hint="eastAsia"/>
          <w:snapToGrid w:val="0"/>
          <w:kern w:val="0"/>
          <w:sz w:val="24"/>
        </w:rPr>
        <w:t>白盒测试顾名思义，与黑盒测试正相反，白盒测试将程序看做是一个透明的白盒，对程序的内部结构及处理过程可见，对程序内部的逻辑结构进行测试，检查程序是否正常工作。白盒测试又称为结构测试或者逻辑驱动测试。</w:t>
      </w:r>
    </w:p>
    <w:p w14:paraId="4F921FBB" w14:textId="77777777" w:rsidR="00E3550E" w:rsidRDefault="00E3550E" w:rsidP="00E3550E">
      <w:pPr>
        <w:wordWrap w:val="0"/>
        <w:spacing w:line="288" w:lineRule="auto"/>
        <w:ind w:firstLineChars="200" w:firstLine="480"/>
        <w:rPr>
          <w:snapToGrid w:val="0"/>
          <w:kern w:val="0"/>
          <w:sz w:val="24"/>
        </w:rPr>
      </w:pPr>
      <w:r>
        <w:rPr>
          <w:rFonts w:hint="eastAsia"/>
          <w:snapToGrid w:val="0"/>
          <w:kern w:val="0"/>
          <w:sz w:val="24"/>
        </w:rPr>
        <w:t>本章对门店搜索推荐系统进行测试，主要使用黑盒测试的方式，为系统安排测试方案，设计测试用例，对系统进行功能测试，并根据测试的结果找出系统需要改善的地方，提出解决方案并对系统进行优化。</w:t>
      </w:r>
    </w:p>
    <w:p w14:paraId="33D839C7" w14:textId="77777777" w:rsidR="00E3550E" w:rsidRDefault="00E3550E" w:rsidP="00E3550E">
      <w:pPr>
        <w:pStyle w:val="2"/>
        <w:spacing w:beforeLines="100" w:before="312" w:afterLines="100" w:after="312" w:line="288" w:lineRule="auto"/>
        <w:rPr>
          <w:rFonts w:ascii="Times New Roman" w:hAnsi="Times New Roman"/>
          <w:b w:val="0"/>
          <w:color w:val="000000"/>
          <w:sz w:val="30"/>
          <w:szCs w:val="30"/>
        </w:rPr>
      </w:pPr>
      <w:bookmarkStart w:id="177" w:name="_Toc485325365"/>
      <w:bookmarkStart w:id="178" w:name="_Toc485586707"/>
      <w:bookmarkStart w:id="179" w:name="_Toc484871682"/>
      <w:bookmarkStart w:id="180" w:name="_Toc484872558"/>
      <w:bookmarkStart w:id="181" w:name="_Toc101728966"/>
      <w:r>
        <w:rPr>
          <w:rFonts w:ascii="Times New Roman" w:hAnsi="Times New Roman" w:hint="eastAsia"/>
          <w:b w:val="0"/>
          <w:color w:val="000000"/>
          <w:sz w:val="30"/>
          <w:szCs w:val="30"/>
        </w:rPr>
        <w:t xml:space="preserve">6.2 </w:t>
      </w:r>
      <w:r>
        <w:rPr>
          <w:rFonts w:ascii="Times New Roman" w:hAnsi="Times New Roman" w:hint="eastAsia"/>
          <w:b w:val="0"/>
          <w:color w:val="000000"/>
          <w:sz w:val="30"/>
          <w:szCs w:val="30"/>
        </w:rPr>
        <w:t>系统测试用例</w:t>
      </w:r>
      <w:bookmarkEnd w:id="177"/>
      <w:bookmarkEnd w:id="178"/>
      <w:bookmarkEnd w:id="179"/>
      <w:bookmarkEnd w:id="180"/>
      <w:bookmarkEnd w:id="181"/>
    </w:p>
    <w:p w14:paraId="092D4FE7" w14:textId="77777777" w:rsidR="00E3550E" w:rsidRDefault="00E3550E" w:rsidP="00E3550E">
      <w:pPr>
        <w:spacing w:line="288" w:lineRule="auto"/>
        <w:ind w:firstLineChars="200" w:firstLine="480"/>
        <w:rPr>
          <w:snapToGrid w:val="0"/>
          <w:kern w:val="0"/>
          <w:sz w:val="24"/>
        </w:rPr>
      </w:pPr>
      <w:bookmarkStart w:id="182" w:name="_Toc260666343"/>
      <w:bookmarkStart w:id="183" w:name="_Toc323428208"/>
      <w:bookmarkStart w:id="184" w:name="_Toc323490158"/>
      <w:bookmarkStart w:id="185" w:name="_Toc341294553"/>
      <w:bookmarkStart w:id="186" w:name="_Toc258332576"/>
      <w:bookmarkStart w:id="187" w:name="_Toc258670250"/>
      <w:bookmarkStart w:id="188" w:name="_Toc259705536"/>
      <w:r>
        <w:rPr>
          <w:rFonts w:hint="eastAsia"/>
          <w:snapToGrid w:val="0"/>
          <w:kern w:val="0"/>
          <w:sz w:val="24"/>
        </w:rPr>
        <w:t>对门店搜索推荐系统通过黑盒测试的方式进行测试，并设计测试用例。此处主要对搜索模块和后台管理模块进行测试。对搜索模块的根据关键词、分类、排序、标签、同义词、相关性搜索设计测试用例进行测试，对后台管理模块的商户管理、品类管理、门店管理等进行测试。测试用例如表</w:t>
      </w:r>
      <w:r>
        <w:rPr>
          <w:rFonts w:hint="eastAsia"/>
          <w:snapToGrid w:val="0"/>
          <w:kern w:val="0"/>
          <w:sz w:val="24"/>
        </w:rPr>
        <w:t>6-1</w:t>
      </w:r>
      <w:r>
        <w:rPr>
          <w:rFonts w:hint="eastAsia"/>
          <w:snapToGrid w:val="0"/>
          <w:kern w:val="0"/>
          <w:sz w:val="24"/>
        </w:rPr>
        <w:t>和</w:t>
      </w:r>
      <w:r>
        <w:rPr>
          <w:rFonts w:hint="eastAsia"/>
          <w:snapToGrid w:val="0"/>
          <w:kern w:val="0"/>
          <w:sz w:val="24"/>
        </w:rPr>
        <w:t>6-2</w:t>
      </w:r>
      <w:r>
        <w:rPr>
          <w:rFonts w:hint="eastAsia"/>
          <w:snapToGrid w:val="0"/>
          <w:kern w:val="0"/>
          <w:sz w:val="24"/>
        </w:rPr>
        <w:t>所示。</w:t>
      </w:r>
    </w:p>
    <w:p w14:paraId="2A5F04C5" w14:textId="77777777" w:rsidR="00E3550E" w:rsidRDefault="00E3550E" w:rsidP="00E3550E">
      <w:pPr>
        <w:pStyle w:val="af9"/>
        <w:spacing w:line="288" w:lineRule="auto"/>
        <w:ind w:firstLine="420"/>
        <w:jc w:val="center"/>
        <w:rPr>
          <w:rFonts w:ascii="黑体" w:eastAsia="黑体" w:hAnsi="黑体"/>
          <w:sz w:val="21"/>
          <w:szCs w:val="21"/>
        </w:rPr>
      </w:pPr>
      <w:r>
        <w:rPr>
          <w:rFonts w:ascii="黑体" w:eastAsia="黑体" w:hAnsi="黑体" w:hint="eastAsia"/>
          <w:sz w:val="21"/>
          <w:szCs w:val="21"/>
        </w:rPr>
        <w:t>表6-1 搜索模块测试用例表</w:t>
      </w:r>
    </w:p>
    <w:tbl>
      <w:tblPr>
        <w:tblW w:w="8720" w:type="dxa"/>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843"/>
        <w:gridCol w:w="398"/>
        <w:gridCol w:w="2129"/>
        <w:gridCol w:w="708"/>
        <w:gridCol w:w="1985"/>
        <w:gridCol w:w="614"/>
        <w:gridCol w:w="1828"/>
        <w:gridCol w:w="215"/>
      </w:tblGrid>
      <w:tr w:rsidR="00E3550E" w14:paraId="2E8D46E2" w14:textId="77777777" w:rsidTr="00C8020D">
        <w:trPr>
          <w:gridAfter w:val="1"/>
          <w:wAfter w:w="215" w:type="dxa"/>
          <w:trHeight w:val="159"/>
          <w:jc w:val="center"/>
        </w:trPr>
        <w:tc>
          <w:tcPr>
            <w:tcW w:w="843" w:type="dxa"/>
            <w:shd w:val="solid" w:color="FFFFFF" w:fill="B3B3B3"/>
            <w:vAlign w:val="center"/>
          </w:tcPr>
          <w:p w14:paraId="1A46C7B8" w14:textId="77777777" w:rsidR="00E3550E" w:rsidRDefault="00E3550E" w:rsidP="00C8020D">
            <w:pPr>
              <w:jc w:val="center"/>
              <w:rPr>
                <w:rFonts w:ascii="宋体" w:hAnsi="宋体"/>
                <w:sz w:val="18"/>
                <w:szCs w:val="18"/>
              </w:rPr>
            </w:pPr>
            <w:r>
              <w:rPr>
                <w:rFonts w:ascii="宋体" w:hAnsi="宋体" w:hint="eastAsia"/>
                <w:sz w:val="18"/>
                <w:szCs w:val="18"/>
              </w:rPr>
              <w:lastRenderedPageBreak/>
              <w:t>项目</w:t>
            </w:r>
          </w:p>
          <w:p w14:paraId="2868A2A1" w14:textId="77777777" w:rsidR="00E3550E" w:rsidRDefault="00E3550E" w:rsidP="00C8020D">
            <w:pPr>
              <w:jc w:val="center"/>
              <w:rPr>
                <w:rFonts w:ascii="宋体" w:hAnsi="宋体"/>
                <w:sz w:val="18"/>
                <w:szCs w:val="18"/>
              </w:rPr>
            </w:pPr>
            <w:r>
              <w:rPr>
                <w:rFonts w:ascii="宋体" w:hAnsi="宋体" w:hint="eastAsia"/>
                <w:sz w:val="18"/>
                <w:szCs w:val="18"/>
              </w:rPr>
              <w:t>名称</w:t>
            </w:r>
          </w:p>
        </w:tc>
        <w:tc>
          <w:tcPr>
            <w:tcW w:w="3235" w:type="dxa"/>
            <w:gridSpan w:val="3"/>
            <w:shd w:val="clear" w:color="auto" w:fill="auto"/>
            <w:vAlign w:val="center"/>
          </w:tcPr>
          <w:p w14:paraId="5133CA96" w14:textId="77777777" w:rsidR="00E3550E" w:rsidRDefault="00E3550E" w:rsidP="00C8020D">
            <w:pPr>
              <w:jc w:val="center"/>
              <w:rPr>
                <w:rFonts w:ascii="宋体" w:hAnsi="宋体"/>
                <w:sz w:val="18"/>
                <w:szCs w:val="18"/>
              </w:rPr>
            </w:pPr>
            <w:r>
              <w:rPr>
                <w:rFonts w:ascii="宋体" w:hAnsi="宋体" w:hint="eastAsia"/>
                <w:sz w:val="18"/>
                <w:szCs w:val="18"/>
              </w:rPr>
              <w:t>门店搜索推荐系统的设计与实现</w:t>
            </w:r>
          </w:p>
        </w:tc>
        <w:tc>
          <w:tcPr>
            <w:tcW w:w="2599" w:type="dxa"/>
            <w:gridSpan w:val="2"/>
            <w:shd w:val="solid" w:color="FFFFFF" w:fill="auto"/>
            <w:vAlign w:val="center"/>
          </w:tcPr>
          <w:p w14:paraId="4AEFBD00" w14:textId="77777777" w:rsidR="00E3550E" w:rsidRDefault="00E3550E" w:rsidP="00C8020D">
            <w:pPr>
              <w:jc w:val="center"/>
              <w:rPr>
                <w:rFonts w:ascii="宋体" w:hAnsi="宋体"/>
                <w:sz w:val="18"/>
                <w:szCs w:val="18"/>
              </w:rPr>
            </w:pPr>
            <w:r>
              <w:rPr>
                <w:rFonts w:ascii="宋体" w:hAnsi="宋体" w:hint="eastAsia"/>
                <w:sz w:val="18"/>
                <w:szCs w:val="18"/>
              </w:rPr>
              <w:t>程序版本</w:t>
            </w:r>
          </w:p>
        </w:tc>
        <w:tc>
          <w:tcPr>
            <w:tcW w:w="1828" w:type="dxa"/>
            <w:shd w:val="solid" w:color="FFFFFF" w:fill="auto"/>
            <w:vAlign w:val="center"/>
          </w:tcPr>
          <w:p w14:paraId="6A32810A" w14:textId="77777777" w:rsidR="00E3550E" w:rsidRDefault="00E3550E" w:rsidP="00C8020D">
            <w:pPr>
              <w:jc w:val="center"/>
              <w:rPr>
                <w:rFonts w:ascii="宋体" w:hAnsi="宋体"/>
                <w:sz w:val="18"/>
                <w:szCs w:val="18"/>
              </w:rPr>
            </w:pPr>
            <w:r>
              <w:rPr>
                <w:rFonts w:ascii="宋体" w:hAnsi="宋体" w:hint="eastAsia"/>
                <w:sz w:val="18"/>
                <w:szCs w:val="18"/>
              </w:rPr>
              <w:t>1.0.1</w:t>
            </w:r>
          </w:p>
        </w:tc>
      </w:tr>
      <w:tr w:rsidR="00E3550E" w14:paraId="65C655A6" w14:textId="77777777" w:rsidTr="00C8020D">
        <w:trPr>
          <w:gridAfter w:val="1"/>
          <w:wAfter w:w="215" w:type="dxa"/>
          <w:trHeight w:val="659"/>
          <w:jc w:val="center"/>
        </w:trPr>
        <w:tc>
          <w:tcPr>
            <w:tcW w:w="843" w:type="dxa"/>
            <w:vMerge w:val="restart"/>
            <w:shd w:val="solid" w:color="FFFFFF" w:fill="B3B3B3"/>
            <w:vAlign w:val="center"/>
          </w:tcPr>
          <w:p w14:paraId="7CE5154E" w14:textId="77777777" w:rsidR="00E3550E" w:rsidRDefault="00E3550E" w:rsidP="00C8020D">
            <w:pPr>
              <w:jc w:val="center"/>
              <w:rPr>
                <w:rFonts w:ascii="宋体" w:hAnsi="宋体"/>
                <w:sz w:val="18"/>
                <w:szCs w:val="18"/>
              </w:rPr>
            </w:pPr>
            <w:r>
              <w:rPr>
                <w:rFonts w:ascii="宋体" w:hAnsi="宋体" w:hint="eastAsia"/>
                <w:sz w:val="18"/>
                <w:szCs w:val="18"/>
              </w:rPr>
              <w:t>测试</w:t>
            </w:r>
          </w:p>
          <w:p w14:paraId="7B6F3CEE" w14:textId="77777777" w:rsidR="00E3550E" w:rsidRDefault="00E3550E" w:rsidP="00C8020D">
            <w:pPr>
              <w:jc w:val="center"/>
              <w:rPr>
                <w:rFonts w:ascii="宋体" w:hAnsi="宋体"/>
                <w:sz w:val="18"/>
                <w:szCs w:val="18"/>
                <w:highlight w:val="lightGray"/>
              </w:rPr>
            </w:pPr>
            <w:r>
              <w:rPr>
                <w:rFonts w:ascii="宋体" w:hAnsi="宋体" w:hint="eastAsia"/>
                <w:sz w:val="18"/>
                <w:szCs w:val="18"/>
              </w:rPr>
              <w:t>环境</w:t>
            </w:r>
          </w:p>
        </w:tc>
        <w:tc>
          <w:tcPr>
            <w:tcW w:w="7662" w:type="dxa"/>
            <w:gridSpan w:val="6"/>
            <w:vAlign w:val="center"/>
          </w:tcPr>
          <w:p w14:paraId="7581705E" w14:textId="77777777" w:rsidR="00E3550E" w:rsidRDefault="00E3550E" w:rsidP="00C8020D">
            <w:pPr>
              <w:jc w:val="center"/>
              <w:rPr>
                <w:sz w:val="18"/>
                <w:szCs w:val="18"/>
              </w:rPr>
            </w:pPr>
          </w:p>
          <w:p w14:paraId="01C0B45F" w14:textId="77777777" w:rsidR="00E3550E" w:rsidRDefault="00E3550E" w:rsidP="00C8020D">
            <w:pPr>
              <w:jc w:val="center"/>
              <w:rPr>
                <w:sz w:val="18"/>
                <w:szCs w:val="18"/>
              </w:rPr>
            </w:pPr>
            <w:r>
              <w:rPr>
                <w:sz w:val="18"/>
                <w:szCs w:val="18"/>
              </w:rPr>
              <w:t>硬件环境：</w:t>
            </w:r>
            <w:r>
              <w:rPr>
                <w:rFonts w:hint="eastAsia"/>
                <w:sz w:val="18"/>
                <w:szCs w:val="18"/>
              </w:rPr>
              <w:t>Core i7-6500U @ 2.50GHz</w:t>
            </w:r>
            <w:r>
              <w:rPr>
                <w:rFonts w:hint="eastAsia"/>
                <w:sz w:val="18"/>
                <w:szCs w:val="18"/>
              </w:rPr>
              <w:t>双核</w:t>
            </w:r>
            <w:r>
              <w:rPr>
                <w:sz w:val="18"/>
                <w:szCs w:val="18"/>
              </w:rPr>
              <w:t>，内存</w:t>
            </w:r>
            <w:r>
              <w:rPr>
                <w:rFonts w:hint="eastAsia"/>
                <w:sz w:val="18"/>
                <w:szCs w:val="18"/>
              </w:rPr>
              <w:t>12</w:t>
            </w:r>
            <w:r>
              <w:rPr>
                <w:sz w:val="18"/>
                <w:szCs w:val="18"/>
              </w:rPr>
              <w:t>G</w:t>
            </w:r>
            <w:r>
              <w:rPr>
                <w:rFonts w:hint="eastAsia"/>
                <w:sz w:val="18"/>
                <w:szCs w:val="18"/>
              </w:rPr>
              <w:t xml:space="preserve"> </w:t>
            </w:r>
            <w:r>
              <w:rPr>
                <w:sz w:val="18"/>
                <w:szCs w:val="18"/>
              </w:rPr>
              <w:t>DDR3</w:t>
            </w:r>
            <w:r>
              <w:rPr>
                <w:rFonts w:hint="eastAsia"/>
                <w:sz w:val="18"/>
                <w:szCs w:val="18"/>
              </w:rPr>
              <w:t>L</w:t>
            </w:r>
            <w:r>
              <w:rPr>
                <w:sz w:val="18"/>
                <w:szCs w:val="18"/>
              </w:rPr>
              <w:t xml:space="preserve"> </w:t>
            </w:r>
            <w:r>
              <w:rPr>
                <w:sz w:val="18"/>
                <w:szCs w:val="18"/>
              </w:rPr>
              <w:t>，</w:t>
            </w:r>
            <w:r>
              <w:rPr>
                <w:rFonts w:hint="eastAsia"/>
                <w:sz w:val="18"/>
                <w:szCs w:val="18"/>
              </w:rPr>
              <w:t>硬盘</w:t>
            </w:r>
            <w:r>
              <w:rPr>
                <w:rFonts w:hint="eastAsia"/>
                <w:sz w:val="18"/>
                <w:szCs w:val="18"/>
              </w:rPr>
              <w:t>512</w:t>
            </w:r>
            <w:r>
              <w:rPr>
                <w:sz w:val="18"/>
                <w:szCs w:val="18"/>
              </w:rPr>
              <w:t>G</w:t>
            </w:r>
            <w:r>
              <w:rPr>
                <w:sz w:val="18"/>
                <w:szCs w:val="18"/>
              </w:rPr>
              <w:t>；</w:t>
            </w:r>
          </w:p>
          <w:p w14:paraId="58D45B7B" w14:textId="77777777" w:rsidR="00E3550E" w:rsidRDefault="00E3550E" w:rsidP="00C8020D">
            <w:pPr>
              <w:adjustRightInd w:val="0"/>
              <w:snapToGrid w:val="0"/>
              <w:spacing w:line="288" w:lineRule="auto"/>
              <w:ind w:firstLineChars="500" w:firstLine="900"/>
              <w:jc w:val="center"/>
              <w:rPr>
                <w:rFonts w:ascii="宋体" w:hAnsi="宋体"/>
                <w:sz w:val="18"/>
                <w:szCs w:val="18"/>
              </w:rPr>
            </w:pPr>
          </w:p>
        </w:tc>
      </w:tr>
      <w:tr w:rsidR="00E3550E" w14:paraId="1707D320" w14:textId="77777777" w:rsidTr="00C8020D">
        <w:trPr>
          <w:gridAfter w:val="1"/>
          <w:wAfter w:w="215" w:type="dxa"/>
          <w:trHeight w:val="767"/>
          <w:jc w:val="center"/>
        </w:trPr>
        <w:tc>
          <w:tcPr>
            <w:tcW w:w="843" w:type="dxa"/>
            <w:vMerge/>
            <w:shd w:val="solid" w:color="FFFFFF" w:fill="B3B3B3"/>
            <w:vAlign w:val="center"/>
          </w:tcPr>
          <w:p w14:paraId="04D0BB97" w14:textId="77777777" w:rsidR="00E3550E" w:rsidRDefault="00E3550E" w:rsidP="00C8020D">
            <w:pPr>
              <w:jc w:val="center"/>
              <w:rPr>
                <w:rFonts w:ascii="宋体" w:hAnsi="宋体"/>
                <w:sz w:val="18"/>
                <w:szCs w:val="18"/>
              </w:rPr>
            </w:pPr>
          </w:p>
        </w:tc>
        <w:tc>
          <w:tcPr>
            <w:tcW w:w="7662" w:type="dxa"/>
            <w:gridSpan w:val="6"/>
            <w:vAlign w:val="center"/>
          </w:tcPr>
          <w:p w14:paraId="56B9541D" w14:textId="77777777" w:rsidR="00E3550E" w:rsidRDefault="00E3550E" w:rsidP="00C8020D">
            <w:pPr>
              <w:ind w:firstLine="360"/>
              <w:jc w:val="center"/>
              <w:rPr>
                <w:sz w:val="18"/>
                <w:szCs w:val="18"/>
              </w:rPr>
            </w:pPr>
            <w:r>
              <w:rPr>
                <w:sz w:val="18"/>
                <w:szCs w:val="18"/>
              </w:rPr>
              <w:t>软件环境：</w:t>
            </w:r>
            <w:r>
              <w:rPr>
                <w:sz w:val="18"/>
                <w:szCs w:val="18"/>
              </w:rPr>
              <w:t>1</w:t>
            </w:r>
            <w:r>
              <w:rPr>
                <w:sz w:val="18"/>
                <w:szCs w:val="18"/>
              </w:rPr>
              <w:t>、操作系统：</w:t>
            </w:r>
            <w:r>
              <w:rPr>
                <w:sz w:val="18"/>
                <w:szCs w:val="18"/>
              </w:rPr>
              <w:t>W</w:t>
            </w:r>
            <w:r>
              <w:rPr>
                <w:rFonts w:hint="eastAsia"/>
                <w:sz w:val="18"/>
                <w:szCs w:val="18"/>
              </w:rPr>
              <w:t>indows</w:t>
            </w:r>
            <w:r>
              <w:rPr>
                <w:sz w:val="18"/>
                <w:szCs w:val="18"/>
              </w:rPr>
              <w:t>10</w:t>
            </w:r>
            <w:r>
              <w:rPr>
                <w:sz w:val="18"/>
                <w:szCs w:val="18"/>
              </w:rPr>
              <w:t>；</w:t>
            </w:r>
          </w:p>
          <w:p w14:paraId="1EDCC896" w14:textId="77777777" w:rsidR="00E3550E" w:rsidRDefault="00E3550E" w:rsidP="00C8020D">
            <w:pPr>
              <w:ind w:firstLineChars="211" w:firstLine="380"/>
              <w:jc w:val="center"/>
              <w:rPr>
                <w:sz w:val="18"/>
                <w:szCs w:val="18"/>
              </w:rPr>
            </w:pPr>
            <w:r>
              <w:rPr>
                <w:sz w:val="18"/>
                <w:szCs w:val="18"/>
              </w:rPr>
              <w:t>2</w:t>
            </w:r>
            <w:r>
              <w:rPr>
                <w:sz w:val="18"/>
                <w:szCs w:val="18"/>
              </w:rPr>
              <w:t>、开发平台与数据库：</w:t>
            </w:r>
            <w:r>
              <w:rPr>
                <w:rFonts w:hint="eastAsia"/>
                <w:sz w:val="18"/>
                <w:szCs w:val="18"/>
              </w:rPr>
              <w:t>IntelJ IDEA2018</w:t>
            </w:r>
            <w:r>
              <w:rPr>
                <w:sz w:val="18"/>
                <w:szCs w:val="18"/>
              </w:rPr>
              <w:t>，</w:t>
            </w:r>
            <w:r>
              <w:rPr>
                <w:sz w:val="18"/>
                <w:szCs w:val="18"/>
              </w:rPr>
              <w:t>M</w:t>
            </w:r>
            <w:r>
              <w:rPr>
                <w:rFonts w:hint="eastAsia"/>
                <w:sz w:val="18"/>
                <w:szCs w:val="18"/>
              </w:rPr>
              <w:t>y</w:t>
            </w:r>
            <w:r>
              <w:rPr>
                <w:sz w:val="18"/>
                <w:szCs w:val="18"/>
              </w:rPr>
              <w:t>SQL</w:t>
            </w:r>
            <w:r>
              <w:rPr>
                <w:rFonts w:hint="eastAsia"/>
                <w:sz w:val="18"/>
                <w:szCs w:val="18"/>
              </w:rPr>
              <w:t>5.5</w:t>
            </w:r>
            <w:r>
              <w:rPr>
                <w:rFonts w:hint="eastAsia"/>
                <w:sz w:val="18"/>
                <w:szCs w:val="18"/>
              </w:rPr>
              <w:t>，</w:t>
            </w:r>
            <w:r>
              <w:rPr>
                <w:rFonts w:hint="eastAsia"/>
                <w:sz w:val="18"/>
                <w:szCs w:val="18"/>
              </w:rPr>
              <w:t>ElasticSearch7.3.0</w:t>
            </w:r>
            <w:r>
              <w:rPr>
                <w:sz w:val="18"/>
                <w:szCs w:val="18"/>
              </w:rPr>
              <w:t>；</w:t>
            </w:r>
          </w:p>
        </w:tc>
      </w:tr>
      <w:tr w:rsidR="00E3550E" w14:paraId="13F0CE26" w14:textId="77777777" w:rsidTr="00C8020D">
        <w:trPr>
          <w:gridAfter w:val="1"/>
          <w:wAfter w:w="215" w:type="dxa"/>
          <w:trHeight w:val="407"/>
          <w:jc w:val="center"/>
        </w:trPr>
        <w:tc>
          <w:tcPr>
            <w:tcW w:w="843" w:type="dxa"/>
            <w:shd w:val="solid" w:color="FFFFFF" w:fill="B3B3B3"/>
            <w:vAlign w:val="center"/>
          </w:tcPr>
          <w:p w14:paraId="223B21AF" w14:textId="77777777" w:rsidR="00E3550E" w:rsidRDefault="00E3550E" w:rsidP="00C8020D">
            <w:pPr>
              <w:jc w:val="center"/>
              <w:rPr>
                <w:rFonts w:ascii="宋体" w:hAnsi="宋体"/>
                <w:sz w:val="18"/>
                <w:szCs w:val="18"/>
              </w:rPr>
            </w:pPr>
            <w:r>
              <w:rPr>
                <w:rFonts w:ascii="宋体" w:hAnsi="宋体" w:hint="eastAsia"/>
                <w:sz w:val="18"/>
                <w:szCs w:val="18"/>
              </w:rPr>
              <w:t>功能</w:t>
            </w:r>
          </w:p>
          <w:p w14:paraId="5187ECBF" w14:textId="77777777" w:rsidR="00E3550E" w:rsidRDefault="00E3550E" w:rsidP="00C8020D">
            <w:pPr>
              <w:jc w:val="center"/>
              <w:rPr>
                <w:rFonts w:ascii="宋体" w:hAnsi="宋体"/>
                <w:sz w:val="18"/>
                <w:szCs w:val="18"/>
              </w:rPr>
            </w:pPr>
            <w:r>
              <w:rPr>
                <w:rFonts w:ascii="宋体" w:hAnsi="宋体" w:hint="eastAsia"/>
                <w:sz w:val="18"/>
                <w:szCs w:val="18"/>
              </w:rPr>
              <w:t>模块名</w:t>
            </w:r>
          </w:p>
        </w:tc>
        <w:tc>
          <w:tcPr>
            <w:tcW w:w="7662" w:type="dxa"/>
            <w:gridSpan w:val="6"/>
            <w:vAlign w:val="center"/>
          </w:tcPr>
          <w:p w14:paraId="669241BD" w14:textId="77777777" w:rsidR="00E3550E" w:rsidRDefault="00E3550E" w:rsidP="00C8020D">
            <w:pPr>
              <w:jc w:val="center"/>
              <w:rPr>
                <w:rFonts w:ascii="宋体" w:hAnsi="宋体"/>
                <w:sz w:val="18"/>
                <w:szCs w:val="18"/>
              </w:rPr>
            </w:pPr>
            <w:r>
              <w:rPr>
                <w:rFonts w:ascii="宋体" w:hAnsi="宋体" w:hint="eastAsia"/>
                <w:sz w:val="18"/>
                <w:szCs w:val="18"/>
              </w:rPr>
              <w:t>搜索模块</w:t>
            </w:r>
          </w:p>
        </w:tc>
      </w:tr>
      <w:tr w:rsidR="00E3550E" w14:paraId="53EF7913" w14:textId="77777777" w:rsidTr="00C8020D">
        <w:trPr>
          <w:gridAfter w:val="1"/>
          <w:wAfter w:w="215" w:type="dxa"/>
          <w:trHeight w:val="472"/>
          <w:jc w:val="center"/>
        </w:trPr>
        <w:tc>
          <w:tcPr>
            <w:tcW w:w="843" w:type="dxa"/>
            <w:shd w:val="solid" w:color="FFFFFF" w:fill="B3B3B3"/>
            <w:vAlign w:val="center"/>
          </w:tcPr>
          <w:p w14:paraId="18213D28" w14:textId="77777777" w:rsidR="00E3550E" w:rsidRDefault="00E3550E" w:rsidP="00C8020D">
            <w:pPr>
              <w:jc w:val="center"/>
              <w:rPr>
                <w:rFonts w:ascii="宋体" w:hAnsi="宋体"/>
                <w:sz w:val="18"/>
                <w:szCs w:val="18"/>
              </w:rPr>
            </w:pPr>
            <w:r>
              <w:rPr>
                <w:rFonts w:ascii="宋体" w:hAnsi="宋体" w:hint="eastAsia"/>
                <w:sz w:val="18"/>
                <w:szCs w:val="18"/>
              </w:rPr>
              <w:t>测试</w:t>
            </w:r>
          </w:p>
          <w:p w14:paraId="4E33E798" w14:textId="77777777" w:rsidR="00E3550E" w:rsidRDefault="00E3550E" w:rsidP="00C8020D">
            <w:pPr>
              <w:jc w:val="center"/>
              <w:rPr>
                <w:rFonts w:ascii="宋体" w:hAnsi="宋体"/>
                <w:sz w:val="18"/>
                <w:szCs w:val="18"/>
              </w:rPr>
            </w:pPr>
            <w:r>
              <w:rPr>
                <w:rFonts w:ascii="宋体" w:hAnsi="宋体" w:hint="eastAsia"/>
                <w:sz w:val="18"/>
                <w:szCs w:val="18"/>
              </w:rPr>
              <w:t>目的</w:t>
            </w:r>
          </w:p>
        </w:tc>
        <w:tc>
          <w:tcPr>
            <w:tcW w:w="7662" w:type="dxa"/>
            <w:gridSpan w:val="6"/>
            <w:vAlign w:val="center"/>
          </w:tcPr>
          <w:p w14:paraId="384897AC" w14:textId="77777777" w:rsidR="00E3550E" w:rsidRDefault="00E3550E" w:rsidP="00C8020D">
            <w:pPr>
              <w:jc w:val="center"/>
              <w:rPr>
                <w:sz w:val="18"/>
                <w:szCs w:val="18"/>
              </w:rPr>
            </w:pPr>
            <w:r>
              <w:rPr>
                <w:rFonts w:hint="eastAsia"/>
                <w:sz w:val="18"/>
                <w:szCs w:val="18"/>
              </w:rPr>
              <w:t>验证搜索结果，保证能够显示相对正确符合用户要求的搜索结果</w:t>
            </w:r>
          </w:p>
        </w:tc>
      </w:tr>
      <w:tr w:rsidR="00E3550E" w14:paraId="167D2564" w14:textId="77777777" w:rsidTr="00C8020D">
        <w:trPr>
          <w:gridAfter w:val="1"/>
          <w:wAfter w:w="215" w:type="dxa"/>
          <w:trHeight w:val="552"/>
          <w:jc w:val="center"/>
        </w:trPr>
        <w:tc>
          <w:tcPr>
            <w:tcW w:w="843" w:type="dxa"/>
            <w:shd w:val="solid" w:color="FFFFFF" w:fill="B3B3B3"/>
            <w:vAlign w:val="center"/>
          </w:tcPr>
          <w:p w14:paraId="2504B4B5" w14:textId="77777777" w:rsidR="00E3550E" w:rsidRDefault="00E3550E" w:rsidP="00C8020D">
            <w:pPr>
              <w:jc w:val="center"/>
              <w:rPr>
                <w:rFonts w:ascii="宋体" w:hAnsi="宋体"/>
                <w:sz w:val="18"/>
                <w:szCs w:val="18"/>
              </w:rPr>
            </w:pPr>
            <w:r>
              <w:rPr>
                <w:rFonts w:ascii="宋体" w:hAnsi="宋体" w:hint="eastAsia"/>
                <w:sz w:val="18"/>
                <w:szCs w:val="18"/>
              </w:rPr>
              <w:t>预置</w:t>
            </w:r>
          </w:p>
          <w:p w14:paraId="40953F52" w14:textId="77777777" w:rsidR="00E3550E" w:rsidRDefault="00E3550E" w:rsidP="00C8020D">
            <w:pPr>
              <w:jc w:val="center"/>
              <w:rPr>
                <w:rFonts w:ascii="宋体" w:hAnsi="宋体"/>
                <w:sz w:val="18"/>
                <w:szCs w:val="18"/>
              </w:rPr>
            </w:pPr>
            <w:r>
              <w:rPr>
                <w:rFonts w:ascii="宋体" w:hAnsi="宋体" w:hint="eastAsia"/>
                <w:sz w:val="18"/>
                <w:szCs w:val="18"/>
              </w:rPr>
              <w:t>条件</w:t>
            </w:r>
          </w:p>
        </w:tc>
        <w:tc>
          <w:tcPr>
            <w:tcW w:w="7662" w:type="dxa"/>
            <w:gridSpan w:val="6"/>
            <w:vAlign w:val="center"/>
          </w:tcPr>
          <w:p w14:paraId="38AB1624" w14:textId="77777777" w:rsidR="00E3550E" w:rsidRDefault="00E3550E" w:rsidP="00C8020D">
            <w:pPr>
              <w:jc w:val="center"/>
              <w:rPr>
                <w:rFonts w:ascii="宋体" w:hAnsi="宋体"/>
                <w:sz w:val="18"/>
                <w:szCs w:val="18"/>
              </w:rPr>
            </w:pPr>
            <w:r>
              <w:rPr>
                <w:rFonts w:ascii="宋体" w:hAnsi="宋体" w:hint="eastAsia"/>
                <w:sz w:val="18"/>
                <w:szCs w:val="18"/>
              </w:rPr>
              <w:t>ElasticSearch服务已经成功启动</w:t>
            </w:r>
          </w:p>
        </w:tc>
      </w:tr>
      <w:tr w:rsidR="00E3550E" w14:paraId="6D55DDF0" w14:textId="77777777" w:rsidTr="00C8020D">
        <w:trPr>
          <w:trHeight w:val="229"/>
          <w:jc w:val="center"/>
        </w:trPr>
        <w:tc>
          <w:tcPr>
            <w:tcW w:w="1241" w:type="dxa"/>
            <w:gridSpan w:val="2"/>
            <w:shd w:val="solid" w:color="FFFFFF" w:fill="B3B3B3"/>
          </w:tcPr>
          <w:p w14:paraId="5A103DA6"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用例编号</w:t>
            </w:r>
          </w:p>
        </w:tc>
        <w:tc>
          <w:tcPr>
            <w:tcW w:w="2129" w:type="dxa"/>
            <w:shd w:val="solid" w:color="FFFFFF" w:fill="B3B3B3"/>
          </w:tcPr>
          <w:p w14:paraId="3C19FEB8"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测试步骤</w:t>
            </w:r>
          </w:p>
        </w:tc>
        <w:tc>
          <w:tcPr>
            <w:tcW w:w="2693" w:type="dxa"/>
            <w:gridSpan w:val="2"/>
            <w:shd w:val="solid" w:color="FFFFFF" w:fill="B3B3B3"/>
          </w:tcPr>
          <w:p w14:paraId="4C4DA485"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预期结果</w:t>
            </w:r>
          </w:p>
        </w:tc>
        <w:tc>
          <w:tcPr>
            <w:tcW w:w="2657" w:type="dxa"/>
            <w:gridSpan w:val="3"/>
            <w:shd w:val="solid" w:color="FFFFFF" w:fill="B3B3B3"/>
            <w:vAlign w:val="center"/>
          </w:tcPr>
          <w:p w14:paraId="59AD6DB0"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测试结果</w:t>
            </w:r>
          </w:p>
        </w:tc>
      </w:tr>
      <w:tr w:rsidR="00E3550E" w14:paraId="0DAD7C93" w14:textId="77777777" w:rsidTr="00C8020D">
        <w:trPr>
          <w:trHeight w:val="344"/>
          <w:jc w:val="center"/>
        </w:trPr>
        <w:tc>
          <w:tcPr>
            <w:tcW w:w="1241" w:type="dxa"/>
            <w:gridSpan w:val="2"/>
            <w:vAlign w:val="center"/>
          </w:tcPr>
          <w:p w14:paraId="12303AB3"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001</w:t>
            </w:r>
          </w:p>
        </w:tc>
        <w:tc>
          <w:tcPr>
            <w:tcW w:w="2129" w:type="dxa"/>
            <w:vAlign w:val="center"/>
          </w:tcPr>
          <w:p w14:paraId="5F4897E7"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搜索“凯悦”，点击键盘的</w:t>
            </w:r>
            <w:r>
              <w:rPr>
                <w:rFonts w:hint="eastAsia"/>
                <w:kern w:val="15"/>
                <w:sz w:val="18"/>
                <w:szCs w:val="18"/>
              </w:rPr>
              <w:t>Enter</w:t>
            </w:r>
            <w:r>
              <w:rPr>
                <w:rFonts w:hint="eastAsia"/>
                <w:kern w:val="15"/>
                <w:sz w:val="18"/>
                <w:szCs w:val="18"/>
              </w:rPr>
              <w:t>键</w:t>
            </w:r>
          </w:p>
        </w:tc>
        <w:tc>
          <w:tcPr>
            <w:tcW w:w="2693" w:type="dxa"/>
            <w:gridSpan w:val="2"/>
            <w:vAlign w:val="center"/>
          </w:tcPr>
          <w:p w14:paraId="7EF85F91"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显示含有“凯悦”关键字的门店</w:t>
            </w:r>
          </w:p>
        </w:tc>
        <w:tc>
          <w:tcPr>
            <w:tcW w:w="2657" w:type="dxa"/>
            <w:gridSpan w:val="3"/>
            <w:vAlign w:val="center"/>
          </w:tcPr>
          <w:p w14:paraId="19773809"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显示含有“凯悦”关键字的门店</w:t>
            </w:r>
          </w:p>
        </w:tc>
      </w:tr>
      <w:tr w:rsidR="00E3550E" w14:paraId="44BD59D2" w14:textId="77777777" w:rsidTr="00C8020D">
        <w:trPr>
          <w:trHeight w:val="345"/>
          <w:jc w:val="center"/>
        </w:trPr>
        <w:tc>
          <w:tcPr>
            <w:tcW w:w="1241" w:type="dxa"/>
            <w:gridSpan w:val="2"/>
            <w:vAlign w:val="center"/>
          </w:tcPr>
          <w:p w14:paraId="5390DBEF"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002</w:t>
            </w:r>
          </w:p>
        </w:tc>
        <w:tc>
          <w:tcPr>
            <w:tcW w:w="2129" w:type="dxa"/>
            <w:vAlign w:val="center"/>
          </w:tcPr>
          <w:p w14:paraId="77523311"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搜索“凯悦</w:t>
            </w:r>
            <w:r>
              <w:rPr>
                <w:rFonts w:hint="eastAsia"/>
                <w:kern w:val="15"/>
                <w:sz w:val="18"/>
                <w:szCs w:val="18"/>
              </w:rPr>
              <w:t>1</w:t>
            </w:r>
            <w:r>
              <w:rPr>
                <w:rFonts w:hint="eastAsia"/>
                <w:kern w:val="15"/>
                <w:sz w:val="18"/>
                <w:szCs w:val="18"/>
              </w:rPr>
              <w:t>”，点击键盘的</w:t>
            </w:r>
            <w:r>
              <w:rPr>
                <w:rFonts w:hint="eastAsia"/>
                <w:kern w:val="15"/>
                <w:sz w:val="18"/>
                <w:szCs w:val="18"/>
              </w:rPr>
              <w:t>Enter</w:t>
            </w:r>
            <w:r>
              <w:rPr>
                <w:rFonts w:hint="eastAsia"/>
                <w:kern w:val="15"/>
                <w:sz w:val="18"/>
                <w:szCs w:val="18"/>
              </w:rPr>
              <w:t>键</w:t>
            </w:r>
          </w:p>
        </w:tc>
        <w:tc>
          <w:tcPr>
            <w:tcW w:w="2693" w:type="dxa"/>
            <w:gridSpan w:val="2"/>
            <w:vAlign w:val="center"/>
          </w:tcPr>
          <w:p w14:paraId="277E0BD0"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显示含有“凯悦”和“</w:t>
            </w:r>
            <w:r>
              <w:rPr>
                <w:rFonts w:hint="eastAsia"/>
                <w:kern w:val="15"/>
                <w:sz w:val="18"/>
                <w:szCs w:val="18"/>
              </w:rPr>
              <w:t>1</w:t>
            </w:r>
            <w:r>
              <w:rPr>
                <w:rFonts w:hint="eastAsia"/>
                <w:kern w:val="15"/>
                <w:sz w:val="18"/>
                <w:szCs w:val="18"/>
              </w:rPr>
              <w:t>”关键字的门店</w:t>
            </w:r>
          </w:p>
        </w:tc>
        <w:tc>
          <w:tcPr>
            <w:tcW w:w="2657" w:type="dxa"/>
            <w:gridSpan w:val="3"/>
            <w:vAlign w:val="center"/>
          </w:tcPr>
          <w:p w14:paraId="2997EF20"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显示含有“凯悦”和“</w:t>
            </w:r>
            <w:r>
              <w:rPr>
                <w:rFonts w:hint="eastAsia"/>
                <w:kern w:val="15"/>
                <w:sz w:val="18"/>
                <w:szCs w:val="18"/>
              </w:rPr>
              <w:t>1</w:t>
            </w:r>
            <w:r>
              <w:rPr>
                <w:rFonts w:hint="eastAsia"/>
                <w:kern w:val="15"/>
                <w:sz w:val="18"/>
                <w:szCs w:val="18"/>
              </w:rPr>
              <w:t>”关键字的门店</w:t>
            </w:r>
          </w:p>
        </w:tc>
      </w:tr>
      <w:tr w:rsidR="00E3550E" w14:paraId="11BCFA71" w14:textId="77777777" w:rsidTr="00C8020D">
        <w:trPr>
          <w:trHeight w:val="345"/>
          <w:jc w:val="center"/>
        </w:trPr>
        <w:tc>
          <w:tcPr>
            <w:tcW w:w="1241" w:type="dxa"/>
            <w:gridSpan w:val="2"/>
            <w:vAlign w:val="center"/>
          </w:tcPr>
          <w:p w14:paraId="2F2B93CC"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003</w:t>
            </w:r>
          </w:p>
        </w:tc>
        <w:tc>
          <w:tcPr>
            <w:tcW w:w="2129" w:type="dxa"/>
            <w:vAlign w:val="center"/>
          </w:tcPr>
          <w:p w14:paraId="35D1D007"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搜索“和府”，点击键盘的</w:t>
            </w:r>
            <w:r>
              <w:rPr>
                <w:rFonts w:hint="eastAsia"/>
                <w:kern w:val="15"/>
                <w:sz w:val="18"/>
                <w:szCs w:val="18"/>
              </w:rPr>
              <w:t>Enter</w:t>
            </w:r>
            <w:r>
              <w:rPr>
                <w:rFonts w:hint="eastAsia"/>
                <w:kern w:val="15"/>
                <w:sz w:val="18"/>
                <w:szCs w:val="18"/>
              </w:rPr>
              <w:t>键</w:t>
            </w:r>
          </w:p>
        </w:tc>
        <w:tc>
          <w:tcPr>
            <w:tcW w:w="2693" w:type="dxa"/>
            <w:gridSpan w:val="2"/>
            <w:vAlign w:val="center"/>
          </w:tcPr>
          <w:p w14:paraId="4D266AFE"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显示含有“和府”关键字的门店</w:t>
            </w:r>
          </w:p>
        </w:tc>
        <w:tc>
          <w:tcPr>
            <w:tcW w:w="2657" w:type="dxa"/>
            <w:gridSpan w:val="3"/>
            <w:vAlign w:val="center"/>
          </w:tcPr>
          <w:p w14:paraId="55E372EE"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显示含有“和府”关键字的门店</w:t>
            </w:r>
          </w:p>
        </w:tc>
      </w:tr>
      <w:tr w:rsidR="00E3550E" w14:paraId="5E517522" w14:textId="77777777" w:rsidTr="00C8020D">
        <w:trPr>
          <w:trHeight w:val="345"/>
          <w:jc w:val="center"/>
        </w:trPr>
        <w:tc>
          <w:tcPr>
            <w:tcW w:w="1241" w:type="dxa"/>
            <w:gridSpan w:val="2"/>
            <w:vAlign w:val="center"/>
          </w:tcPr>
          <w:p w14:paraId="19E07CB2"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004</w:t>
            </w:r>
          </w:p>
        </w:tc>
        <w:tc>
          <w:tcPr>
            <w:tcW w:w="2129" w:type="dxa"/>
            <w:vAlign w:val="center"/>
          </w:tcPr>
          <w:p w14:paraId="541C829E" w14:textId="77777777" w:rsidR="00E3550E" w:rsidRDefault="00E3550E" w:rsidP="00C8020D">
            <w:pPr>
              <w:adjustRightInd w:val="0"/>
              <w:spacing w:before="60" w:after="60" w:line="288" w:lineRule="auto"/>
              <w:jc w:val="center"/>
              <w:rPr>
                <w:kern w:val="15"/>
                <w:sz w:val="18"/>
                <w:szCs w:val="18"/>
              </w:rPr>
            </w:pPr>
            <w:r>
              <w:rPr>
                <w:kern w:val="15"/>
                <w:sz w:val="18"/>
                <w:szCs w:val="18"/>
              </w:rPr>
              <w:t>搜索</w:t>
            </w:r>
            <w:r>
              <w:rPr>
                <w:rFonts w:hint="eastAsia"/>
                <w:kern w:val="15"/>
                <w:sz w:val="18"/>
                <w:szCs w:val="18"/>
              </w:rPr>
              <w:t>“凯悦”，点击键盘的</w:t>
            </w:r>
            <w:r>
              <w:rPr>
                <w:rFonts w:hint="eastAsia"/>
                <w:kern w:val="15"/>
                <w:sz w:val="18"/>
                <w:szCs w:val="18"/>
              </w:rPr>
              <w:t>Enter</w:t>
            </w:r>
            <w:r>
              <w:rPr>
                <w:rFonts w:hint="eastAsia"/>
                <w:kern w:val="15"/>
                <w:sz w:val="18"/>
                <w:szCs w:val="18"/>
              </w:rPr>
              <w:t>键，点击搜索结果下拉列表，点击“美食”品类</w:t>
            </w:r>
          </w:p>
        </w:tc>
        <w:tc>
          <w:tcPr>
            <w:tcW w:w="2693" w:type="dxa"/>
            <w:gridSpan w:val="2"/>
            <w:vAlign w:val="center"/>
          </w:tcPr>
          <w:p w14:paraId="64CBCBF3"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显示含有“凯悦”关键字的美食类门店</w:t>
            </w:r>
          </w:p>
        </w:tc>
        <w:tc>
          <w:tcPr>
            <w:tcW w:w="2657" w:type="dxa"/>
            <w:gridSpan w:val="3"/>
            <w:vAlign w:val="center"/>
          </w:tcPr>
          <w:p w14:paraId="795C2056"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显示含有“凯悦”关键字的美食类门店</w:t>
            </w:r>
          </w:p>
        </w:tc>
      </w:tr>
      <w:tr w:rsidR="00E3550E" w14:paraId="2D174632" w14:textId="77777777" w:rsidTr="00C8020D">
        <w:trPr>
          <w:trHeight w:val="345"/>
          <w:jc w:val="center"/>
        </w:trPr>
        <w:tc>
          <w:tcPr>
            <w:tcW w:w="1241" w:type="dxa"/>
            <w:gridSpan w:val="2"/>
            <w:vAlign w:val="center"/>
          </w:tcPr>
          <w:p w14:paraId="760776C9"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005</w:t>
            </w:r>
          </w:p>
        </w:tc>
        <w:tc>
          <w:tcPr>
            <w:tcW w:w="2129" w:type="dxa"/>
            <w:vAlign w:val="center"/>
          </w:tcPr>
          <w:p w14:paraId="1764EA45"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搜索“凯悦”，点击键盘的</w:t>
            </w:r>
            <w:r>
              <w:rPr>
                <w:rFonts w:hint="eastAsia"/>
                <w:kern w:val="15"/>
                <w:sz w:val="18"/>
                <w:szCs w:val="18"/>
              </w:rPr>
              <w:t>Enter</w:t>
            </w:r>
            <w:r>
              <w:rPr>
                <w:rFonts w:hint="eastAsia"/>
                <w:kern w:val="15"/>
                <w:sz w:val="18"/>
                <w:szCs w:val="18"/>
              </w:rPr>
              <w:t>键，点击搜索结果下拉列表，点击“酒店”品类</w:t>
            </w:r>
          </w:p>
        </w:tc>
        <w:tc>
          <w:tcPr>
            <w:tcW w:w="2693" w:type="dxa"/>
            <w:gridSpan w:val="2"/>
            <w:vAlign w:val="center"/>
          </w:tcPr>
          <w:p w14:paraId="157C0640" w14:textId="77777777" w:rsidR="00E3550E" w:rsidRDefault="00E3550E" w:rsidP="00C8020D">
            <w:pPr>
              <w:adjustRightInd w:val="0"/>
              <w:spacing w:before="60" w:after="60" w:line="288" w:lineRule="auto"/>
              <w:jc w:val="center"/>
              <w:rPr>
                <w:kern w:val="15"/>
                <w:sz w:val="18"/>
                <w:szCs w:val="18"/>
              </w:rPr>
            </w:pPr>
            <w:r>
              <w:rPr>
                <w:kern w:val="15"/>
                <w:sz w:val="18"/>
                <w:szCs w:val="18"/>
              </w:rPr>
              <w:t>显示含有</w:t>
            </w:r>
            <w:r>
              <w:rPr>
                <w:rFonts w:hint="eastAsia"/>
                <w:kern w:val="15"/>
                <w:sz w:val="18"/>
                <w:szCs w:val="18"/>
              </w:rPr>
              <w:t>“凯悦”关键字的酒店类门店</w:t>
            </w:r>
          </w:p>
        </w:tc>
        <w:tc>
          <w:tcPr>
            <w:tcW w:w="2657" w:type="dxa"/>
            <w:gridSpan w:val="3"/>
            <w:vAlign w:val="center"/>
          </w:tcPr>
          <w:p w14:paraId="52088D08"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显示含有“凯悦”关键字的酒店类门店</w:t>
            </w:r>
          </w:p>
        </w:tc>
      </w:tr>
      <w:tr w:rsidR="00E3550E" w14:paraId="3A9DC629" w14:textId="77777777" w:rsidTr="00C8020D">
        <w:trPr>
          <w:trHeight w:val="345"/>
          <w:jc w:val="center"/>
        </w:trPr>
        <w:tc>
          <w:tcPr>
            <w:tcW w:w="1241" w:type="dxa"/>
            <w:gridSpan w:val="2"/>
            <w:vAlign w:val="center"/>
          </w:tcPr>
          <w:p w14:paraId="70ECC148"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0</w:t>
            </w:r>
            <w:r>
              <w:rPr>
                <w:kern w:val="15"/>
                <w:sz w:val="18"/>
                <w:szCs w:val="18"/>
              </w:rPr>
              <w:t>06</w:t>
            </w:r>
          </w:p>
        </w:tc>
        <w:tc>
          <w:tcPr>
            <w:tcW w:w="2129" w:type="dxa"/>
            <w:vAlign w:val="center"/>
          </w:tcPr>
          <w:p w14:paraId="45BFCE2F"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搜索“和府”，点击键盘的</w:t>
            </w:r>
            <w:r>
              <w:rPr>
                <w:rFonts w:hint="eastAsia"/>
                <w:kern w:val="15"/>
                <w:sz w:val="18"/>
                <w:szCs w:val="18"/>
              </w:rPr>
              <w:t>Enter</w:t>
            </w:r>
            <w:r>
              <w:rPr>
                <w:rFonts w:hint="eastAsia"/>
                <w:kern w:val="15"/>
                <w:sz w:val="18"/>
                <w:szCs w:val="18"/>
              </w:rPr>
              <w:t>键，点击搜索结果下拉列表，点击“低价排序”规则</w:t>
            </w:r>
          </w:p>
        </w:tc>
        <w:tc>
          <w:tcPr>
            <w:tcW w:w="2693" w:type="dxa"/>
            <w:gridSpan w:val="2"/>
            <w:vAlign w:val="center"/>
          </w:tcPr>
          <w:p w14:paraId="6A55B19F"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显示含有“和府”关键字的门店，且按照价格由低到高排序</w:t>
            </w:r>
          </w:p>
        </w:tc>
        <w:tc>
          <w:tcPr>
            <w:tcW w:w="2657" w:type="dxa"/>
            <w:gridSpan w:val="3"/>
            <w:vAlign w:val="center"/>
          </w:tcPr>
          <w:p w14:paraId="748C04B7"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显示含有“和府”关键字的门店，且按照价格由低到高排序</w:t>
            </w:r>
          </w:p>
        </w:tc>
      </w:tr>
      <w:tr w:rsidR="00E3550E" w14:paraId="21B2AD61" w14:textId="77777777" w:rsidTr="00C8020D">
        <w:trPr>
          <w:trHeight w:val="345"/>
          <w:jc w:val="center"/>
        </w:trPr>
        <w:tc>
          <w:tcPr>
            <w:tcW w:w="1241" w:type="dxa"/>
            <w:gridSpan w:val="2"/>
            <w:vAlign w:val="center"/>
          </w:tcPr>
          <w:p w14:paraId="51C7D91A"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007</w:t>
            </w:r>
          </w:p>
        </w:tc>
        <w:tc>
          <w:tcPr>
            <w:tcW w:w="2129" w:type="dxa"/>
            <w:vAlign w:val="center"/>
          </w:tcPr>
          <w:p w14:paraId="7AE09BD9"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搜索“凯悦”，点击键盘的</w:t>
            </w:r>
            <w:r>
              <w:rPr>
                <w:kern w:val="15"/>
                <w:sz w:val="18"/>
                <w:szCs w:val="18"/>
              </w:rPr>
              <w:t>Enter</w:t>
            </w:r>
            <w:r>
              <w:rPr>
                <w:rFonts w:hint="eastAsia"/>
                <w:kern w:val="15"/>
                <w:sz w:val="18"/>
                <w:szCs w:val="18"/>
              </w:rPr>
              <w:t>键，点击搜索结</w:t>
            </w:r>
          </w:p>
        </w:tc>
        <w:tc>
          <w:tcPr>
            <w:tcW w:w="2693" w:type="dxa"/>
            <w:gridSpan w:val="2"/>
            <w:vAlign w:val="center"/>
          </w:tcPr>
          <w:p w14:paraId="15C7D922"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标签筛选列表中显示含有“凯悦”关键字所有门店的所有标</w:t>
            </w:r>
          </w:p>
        </w:tc>
        <w:tc>
          <w:tcPr>
            <w:tcW w:w="2657" w:type="dxa"/>
            <w:gridSpan w:val="3"/>
            <w:vAlign w:val="center"/>
          </w:tcPr>
          <w:p w14:paraId="2EE1A639"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标签筛选列表中显示含有“凯悦”关键字所有门店的所有标</w:t>
            </w:r>
          </w:p>
        </w:tc>
      </w:tr>
    </w:tbl>
    <w:p w14:paraId="5EB21F74" w14:textId="77777777" w:rsidR="00E3550E" w:rsidRDefault="00E3550E" w:rsidP="00E3550E">
      <w:pPr>
        <w:jc w:val="right"/>
        <w:rPr>
          <w:rFonts w:ascii="黑体" w:eastAsia="黑体" w:hAnsi="黑体"/>
        </w:rPr>
      </w:pPr>
      <w:r>
        <w:rPr>
          <w:rFonts w:ascii="黑体" w:eastAsia="黑体" w:hAnsi="黑体" w:hint="eastAsia"/>
        </w:rPr>
        <w:lastRenderedPageBreak/>
        <w:t xml:space="preserve">  续表6-1</w:t>
      </w:r>
    </w:p>
    <w:tbl>
      <w:tblPr>
        <w:tblW w:w="8724" w:type="dxa"/>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1242"/>
        <w:gridCol w:w="2130"/>
        <w:gridCol w:w="2694"/>
        <w:gridCol w:w="2658"/>
      </w:tblGrid>
      <w:tr w:rsidR="00E3550E" w14:paraId="3BC5B719" w14:textId="77777777" w:rsidTr="00C8020D">
        <w:trPr>
          <w:trHeight w:val="345"/>
          <w:jc w:val="center"/>
        </w:trPr>
        <w:tc>
          <w:tcPr>
            <w:tcW w:w="1241" w:type="dxa"/>
            <w:tcBorders>
              <w:top w:val="single" w:sz="12" w:space="0" w:color="auto"/>
              <w:left w:val="nil"/>
              <w:bottom w:val="single" w:sz="4" w:space="0" w:color="auto"/>
              <w:right w:val="single" w:sz="4" w:space="0" w:color="auto"/>
            </w:tcBorders>
            <w:vAlign w:val="center"/>
          </w:tcPr>
          <w:p w14:paraId="726D8E56" w14:textId="77777777" w:rsidR="00E3550E" w:rsidRDefault="00E3550E" w:rsidP="00C8020D">
            <w:pPr>
              <w:adjustRightInd w:val="0"/>
              <w:spacing w:before="60" w:after="60" w:line="288" w:lineRule="auto"/>
              <w:jc w:val="center"/>
              <w:rPr>
                <w:kern w:val="15"/>
                <w:sz w:val="18"/>
                <w:szCs w:val="18"/>
              </w:rPr>
            </w:pPr>
          </w:p>
        </w:tc>
        <w:tc>
          <w:tcPr>
            <w:tcW w:w="2130" w:type="dxa"/>
            <w:tcBorders>
              <w:top w:val="single" w:sz="12" w:space="0" w:color="auto"/>
              <w:left w:val="nil"/>
              <w:bottom w:val="single" w:sz="4" w:space="0" w:color="auto"/>
              <w:right w:val="single" w:sz="4" w:space="0" w:color="auto"/>
            </w:tcBorders>
            <w:vAlign w:val="center"/>
          </w:tcPr>
          <w:p w14:paraId="6FFA7A57"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果下拉列表，点击标签筛选其中一个标签</w:t>
            </w:r>
          </w:p>
        </w:tc>
        <w:tc>
          <w:tcPr>
            <w:tcW w:w="2694" w:type="dxa"/>
            <w:tcBorders>
              <w:top w:val="single" w:sz="12" w:space="0" w:color="auto"/>
              <w:left w:val="nil"/>
              <w:bottom w:val="single" w:sz="4" w:space="0" w:color="auto"/>
              <w:right w:val="single" w:sz="4" w:space="0" w:color="auto"/>
            </w:tcBorders>
            <w:vAlign w:val="center"/>
          </w:tcPr>
          <w:p w14:paraId="77345A9B"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签，并在标签后显示含有该标签门店的个数，点击其中一个标签，显示含有该标签的门店</w:t>
            </w:r>
          </w:p>
        </w:tc>
        <w:tc>
          <w:tcPr>
            <w:tcW w:w="2658" w:type="dxa"/>
            <w:tcBorders>
              <w:top w:val="single" w:sz="12" w:space="0" w:color="auto"/>
              <w:left w:val="nil"/>
              <w:bottom w:val="single" w:sz="4" w:space="0" w:color="auto"/>
              <w:right w:val="nil"/>
            </w:tcBorders>
            <w:vAlign w:val="center"/>
          </w:tcPr>
          <w:p w14:paraId="2E84E804"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签，并在标签后显示含有该标签门店的个数，点击其中一个标签，显示含有该标签的门店</w:t>
            </w:r>
          </w:p>
        </w:tc>
      </w:tr>
      <w:tr w:rsidR="00E3550E" w14:paraId="6A90CAAD" w14:textId="77777777" w:rsidTr="00C8020D">
        <w:trPr>
          <w:trHeight w:val="345"/>
          <w:jc w:val="center"/>
        </w:trPr>
        <w:tc>
          <w:tcPr>
            <w:tcW w:w="1241" w:type="dxa"/>
            <w:tcBorders>
              <w:top w:val="single" w:sz="4" w:space="0" w:color="auto"/>
              <w:left w:val="nil"/>
              <w:bottom w:val="single" w:sz="4" w:space="0" w:color="auto"/>
              <w:right w:val="single" w:sz="4" w:space="0" w:color="auto"/>
            </w:tcBorders>
            <w:vAlign w:val="center"/>
          </w:tcPr>
          <w:p w14:paraId="2B0E0529" w14:textId="77777777" w:rsidR="00E3550E" w:rsidRDefault="00E3550E" w:rsidP="00C8020D">
            <w:pPr>
              <w:adjustRightInd w:val="0"/>
              <w:spacing w:before="60" w:after="60" w:line="288" w:lineRule="auto"/>
              <w:jc w:val="center"/>
              <w:rPr>
                <w:kern w:val="15"/>
                <w:sz w:val="18"/>
                <w:szCs w:val="18"/>
              </w:rPr>
            </w:pPr>
            <w:r>
              <w:rPr>
                <w:kern w:val="15"/>
                <w:sz w:val="18"/>
                <w:szCs w:val="18"/>
              </w:rPr>
              <w:t>008</w:t>
            </w:r>
          </w:p>
        </w:tc>
        <w:tc>
          <w:tcPr>
            <w:tcW w:w="2130" w:type="dxa"/>
            <w:tcBorders>
              <w:top w:val="single" w:sz="4" w:space="0" w:color="auto"/>
              <w:left w:val="nil"/>
              <w:bottom w:val="single" w:sz="4" w:space="0" w:color="auto"/>
              <w:right w:val="single" w:sz="4" w:space="0" w:color="auto"/>
            </w:tcBorders>
            <w:vAlign w:val="center"/>
          </w:tcPr>
          <w:p w14:paraId="53E8CFE2"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搜索“凯悦”关键字的同义词“红桃”，点击键盘的</w:t>
            </w:r>
            <w:r>
              <w:rPr>
                <w:rFonts w:cs="宋体"/>
                <w:kern w:val="15"/>
                <w:sz w:val="18"/>
                <w:szCs w:val="18"/>
              </w:rPr>
              <w:t>Enter</w:t>
            </w:r>
            <w:r>
              <w:rPr>
                <w:rFonts w:hint="eastAsia"/>
                <w:kern w:val="15"/>
                <w:sz w:val="18"/>
                <w:szCs w:val="18"/>
              </w:rPr>
              <w:t>键</w:t>
            </w:r>
          </w:p>
        </w:tc>
        <w:tc>
          <w:tcPr>
            <w:tcW w:w="2694" w:type="dxa"/>
            <w:tcBorders>
              <w:top w:val="single" w:sz="4" w:space="0" w:color="auto"/>
              <w:left w:val="nil"/>
              <w:bottom w:val="single" w:sz="4" w:space="0" w:color="auto"/>
              <w:right w:val="single" w:sz="4" w:space="0" w:color="auto"/>
            </w:tcBorders>
            <w:vAlign w:val="center"/>
          </w:tcPr>
          <w:p w14:paraId="257BF0B6"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显示含有“凯悦”关键字的门店信息</w:t>
            </w:r>
          </w:p>
        </w:tc>
        <w:tc>
          <w:tcPr>
            <w:tcW w:w="2658" w:type="dxa"/>
            <w:tcBorders>
              <w:top w:val="single" w:sz="4" w:space="0" w:color="auto"/>
              <w:left w:val="nil"/>
              <w:bottom w:val="single" w:sz="4" w:space="0" w:color="auto"/>
              <w:right w:val="nil"/>
            </w:tcBorders>
            <w:vAlign w:val="center"/>
          </w:tcPr>
          <w:p w14:paraId="1ECE4744" w14:textId="77777777" w:rsidR="00E3550E" w:rsidRDefault="00E3550E" w:rsidP="00C8020D">
            <w:pPr>
              <w:adjustRightInd w:val="0"/>
              <w:spacing w:before="60" w:after="60" w:line="288" w:lineRule="auto"/>
              <w:jc w:val="center"/>
              <w:rPr>
                <w:sz w:val="18"/>
                <w:szCs w:val="18"/>
              </w:rPr>
            </w:pPr>
            <w:r>
              <w:rPr>
                <w:rFonts w:hint="eastAsia"/>
                <w:kern w:val="15"/>
                <w:sz w:val="18"/>
                <w:szCs w:val="18"/>
              </w:rPr>
              <w:t>显示含有“凯悦”关键字的门店信息</w:t>
            </w:r>
          </w:p>
        </w:tc>
      </w:tr>
      <w:tr w:rsidR="00E3550E" w14:paraId="4FD1EC42" w14:textId="77777777" w:rsidTr="00C8020D">
        <w:trPr>
          <w:trHeight w:val="345"/>
          <w:jc w:val="center"/>
        </w:trPr>
        <w:tc>
          <w:tcPr>
            <w:tcW w:w="1241" w:type="dxa"/>
            <w:tcBorders>
              <w:top w:val="single" w:sz="4" w:space="0" w:color="auto"/>
              <w:left w:val="nil"/>
              <w:bottom w:val="single" w:sz="4" w:space="0" w:color="auto"/>
              <w:right w:val="single" w:sz="4" w:space="0" w:color="auto"/>
            </w:tcBorders>
            <w:vAlign w:val="center"/>
          </w:tcPr>
          <w:p w14:paraId="4FBC39EB" w14:textId="77777777" w:rsidR="00E3550E" w:rsidRDefault="00E3550E" w:rsidP="00C8020D">
            <w:pPr>
              <w:adjustRightInd w:val="0"/>
              <w:spacing w:before="60" w:after="60" w:line="288" w:lineRule="auto"/>
              <w:jc w:val="center"/>
              <w:rPr>
                <w:kern w:val="15"/>
                <w:sz w:val="18"/>
                <w:szCs w:val="18"/>
              </w:rPr>
            </w:pPr>
            <w:r>
              <w:rPr>
                <w:kern w:val="15"/>
                <w:sz w:val="18"/>
                <w:szCs w:val="18"/>
              </w:rPr>
              <w:t>009</w:t>
            </w:r>
          </w:p>
        </w:tc>
        <w:tc>
          <w:tcPr>
            <w:tcW w:w="2130" w:type="dxa"/>
            <w:tcBorders>
              <w:top w:val="single" w:sz="4" w:space="0" w:color="auto"/>
              <w:left w:val="nil"/>
              <w:bottom w:val="single" w:sz="4" w:space="0" w:color="auto"/>
              <w:right w:val="single" w:sz="4" w:space="0" w:color="auto"/>
            </w:tcBorders>
            <w:vAlign w:val="center"/>
          </w:tcPr>
          <w:p w14:paraId="0306DBDE" w14:textId="77777777" w:rsidR="00E3550E" w:rsidRDefault="00E3550E" w:rsidP="00C8020D">
            <w:pPr>
              <w:adjustRightInd w:val="0"/>
              <w:spacing w:before="60" w:after="60" w:line="288" w:lineRule="auto"/>
              <w:jc w:val="center"/>
              <w:rPr>
                <w:rFonts w:cs="宋体"/>
                <w:kern w:val="15"/>
                <w:sz w:val="18"/>
                <w:szCs w:val="18"/>
              </w:rPr>
            </w:pPr>
            <w:r>
              <w:rPr>
                <w:rFonts w:hint="eastAsia"/>
                <w:kern w:val="15"/>
                <w:sz w:val="18"/>
                <w:szCs w:val="18"/>
              </w:rPr>
              <w:t>搜索“休息”关键字，点击键盘的</w:t>
            </w:r>
            <w:r>
              <w:rPr>
                <w:rFonts w:cs="宋体"/>
                <w:kern w:val="15"/>
                <w:sz w:val="18"/>
                <w:szCs w:val="18"/>
              </w:rPr>
              <w:t>Enter</w:t>
            </w:r>
            <w:r>
              <w:rPr>
                <w:rFonts w:hint="eastAsia"/>
                <w:kern w:val="15"/>
                <w:sz w:val="18"/>
                <w:szCs w:val="18"/>
              </w:rPr>
              <w:t>键</w:t>
            </w:r>
          </w:p>
        </w:tc>
        <w:tc>
          <w:tcPr>
            <w:tcW w:w="2694" w:type="dxa"/>
            <w:tcBorders>
              <w:top w:val="single" w:sz="4" w:space="0" w:color="auto"/>
              <w:left w:val="nil"/>
              <w:bottom w:val="single" w:sz="4" w:space="0" w:color="auto"/>
              <w:right w:val="single" w:sz="4" w:space="0" w:color="auto"/>
            </w:tcBorders>
            <w:vAlign w:val="center"/>
          </w:tcPr>
          <w:p w14:paraId="392D91EA"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显示所有与“休息”关键字有相关性的门店即所有酒店等信息</w:t>
            </w:r>
          </w:p>
        </w:tc>
        <w:tc>
          <w:tcPr>
            <w:tcW w:w="2658" w:type="dxa"/>
            <w:tcBorders>
              <w:top w:val="single" w:sz="4" w:space="0" w:color="auto"/>
              <w:left w:val="nil"/>
              <w:bottom w:val="single" w:sz="4" w:space="0" w:color="auto"/>
              <w:right w:val="nil"/>
            </w:tcBorders>
            <w:vAlign w:val="center"/>
          </w:tcPr>
          <w:p w14:paraId="244395AE"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显示所有与“休息”关键字有相关性的门店即所有酒店等信息</w:t>
            </w:r>
          </w:p>
        </w:tc>
      </w:tr>
      <w:tr w:rsidR="00E3550E" w14:paraId="52D2A43C" w14:textId="77777777" w:rsidTr="00C8020D">
        <w:trPr>
          <w:trHeight w:val="345"/>
          <w:jc w:val="center"/>
        </w:trPr>
        <w:tc>
          <w:tcPr>
            <w:tcW w:w="1241" w:type="dxa"/>
            <w:tcBorders>
              <w:top w:val="single" w:sz="4" w:space="0" w:color="auto"/>
              <w:left w:val="nil"/>
              <w:bottom w:val="single" w:sz="4" w:space="0" w:color="auto"/>
              <w:right w:val="single" w:sz="4" w:space="0" w:color="auto"/>
            </w:tcBorders>
            <w:vAlign w:val="center"/>
          </w:tcPr>
          <w:p w14:paraId="436174B8" w14:textId="77777777" w:rsidR="00E3550E" w:rsidRDefault="00E3550E" w:rsidP="00C8020D">
            <w:pPr>
              <w:adjustRightInd w:val="0"/>
              <w:spacing w:before="60" w:after="60" w:line="288" w:lineRule="auto"/>
              <w:jc w:val="center"/>
              <w:rPr>
                <w:kern w:val="15"/>
                <w:sz w:val="18"/>
                <w:szCs w:val="18"/>
              </w:rPr>
            </w:pPr>
            <w:r>
              <w:rPr>
                <w:kern w:val="15"/>
                <w:sz w:val="18"/>
                <w:szCs w:val="18"/>
              </w:rPr>
              <w:t>010</w:t>
            </w:r>
          </w:p>
        </w:tc>
        <w:tc>
          <w:tcPr>
            <w:tcW w:w="2130" w:type="dxa"/>
            <w:tcBorders>
              <w:top w:val="single" w:sz="4" w:space="0" w:color="auto"/>
              <w:left w:val="nil"/>
              <w:bottom w:val="single" w:sz="4" w:space="0" w:color="auto"/>
              <w:right w:val="single" w:sz="4" w:space="0" w:color="auto"/>
            </w:tcBorders>
            <w:vAlign w:val="center"/>
          </w:tcPr>
          <w:p w14:paraId="0CC7A165" w14:textId="77777777" w:rsidR="00E3550E" w:rsidRDefault="00E3550E" w:rsidP="00C8020D">
            <w:pPr>
              <w:adjustRightInd w:val="0"/>
              <w:spacing w:before="60" w:after="60" w:line="288" w:lineRule="auto"/>
              <w:jc w:val="center"/>
              <w:rPr>
                <w:kern w:val="15"/>
                <w:sz w:val="18"/>
                <w:szCs w:val="18"/>
              </w:rPr>
            </w:pPr>
            <w:r>
              <w:rPr>
                <w:rFonts w:hint="eastAsia"/>
                <w:kern w:val="15"/>
                <w:sz w:val="18"/>
                <w:szCs w:val="18"/>
              </w:rPr>
              <w:t>搜索“凯悦休息”关键字，点击键盘的</w:t>
            </w:r>
            <w:r>
              <w:rPr>
                <w:kern w:val="15"/>
                <w:sz w:val="18"/>
                <w:szCs w:val="18"/>
              </w:rPr>
              <w:t>Enter</w:t>
            </w:r>
            <w:r>
              <w:rPr>
                <w:rFonts w:hint="eastAsia"/>
                <w:kern w:val="15"/>
                <w:sz w:val="18"/>
                <w:szCs w:val="18"/>
              </w:rPr>
              <w:t>键</w:t>
            </w:r>
          </w:p>
        </w:tc>
        <w:tc>
          <w:tcPr>
            <w:tcW w:w="2694" w:type="dxa"/>
            <w:tcBorders>
              <w:top w:val="single" w:sz="4" w:space="0" w:color="auto"/>
              <w:left w:val="nil"/>
              <w:bottom w:val="single" w:sz="4" w:space="0" w:color="auto"/>
              <w:right w:val="single" w:sz="4" w:space="0" w:color="auto"/>
            </w:tcBorders>
            <w:vAlign w:val="center"/>
          </w:tcPr>
          <w:p w14:paraId="61875E68" w14:textId="77777777" w:rsidR="00E3550E" w:rsidRDefault="00E3550E" w:rsidP="00C8020D">
            <w:pPr>
              <w:adjustRightInd w:val="0"/>
              <w:spacing w:before="60" w:after="60" w:line="288" w:lineRule="auto"/>
              <w:jc w:val="center"/>
              <w:rPr>
                <w:rFonts w:cs="宋体"/>
                <w:kern w:val="15"/>
                <w:sz w:val="18"/>
                <w:szCs w:val="18"/>
              </w:rPr>
            </w:pPr>
            <w:r>
              <w:rPr>
                <w:rFonts w:hint="eastAsia"/>
                <w:kern w:val="15"/>
                <w:sz w:val="18"/>
                <w:szCs w:val="18"/>
              </w:rPr>
              <w:t>显示含有“凯悦”关键字和与“休息”关键字有相关性的门店信息</w:t>
            </w:r>
          </w:p>
        </w:tc>
        <w:tc>
          <w:tcPr>
            <w:tcW w:w="2658" w:type="dxa"/>
            <w:tcBorders>
              <w:top w:val="single" w:sz="4" w:space="0" w:color="auto"/>
              <w:left w:val="nil"/>
              <w:bottom w:val="single" w:sz="4" w:space="0" w:color="auto"/>
              <w:right w:val="nil"/>
            </w:tcBorders>
            <w:vAlign w:val="center"/>
          </w:tcPr>
          <w:p w14:paraId="213D96E5" w14:textId="77777777" w:rsidR="00E3550E" w:rsidRDefault="00E3550E" w:rsidP="00C8020D">
            <w:pPr>
              <w:adjustRightInd w:val="0"/>
              <w:spacing w:before="60" w:after="60" w:line="288" w:lineRule="auto"/>
              <w:jc w:val="center"/>
              <w:rPr>
                <w:rFonts w:cs="宋体"/>
                <w:kern w:val="15"/>
                <w:sz w:val="18"/>
                <w:szCs w:val="18"/>
              </w:rPr>
            </w:pPr>
            <w:r>
              <w:rPr>
                <w:rFonts w:hint="eastAsia"/>
                <w:kern w:val="15"/>
                <w:sz w:val="18"/>
                <w:szCs w:val="18"/>
              </w:rPr>
              <w:t>显示含有“凯悦”关键字和与“休息”关键字有相关性的门店信息</w:t>
            </w:r>
          </w:p>
        </w:tc>
      </w:tr>
      <w:tr w:rsidR="00E3550E" w14:paraId="7EAA0149" w14:textId="77777777" w:rsidTr="00C8020D">
        <w:trPr>
          <w:trHeight w:val="345"/>
          <w:jc w:val="center"/>
        </w:trPr>
        <w:tc>
          <w:tcPr>
            <w:tcW w:w="1241" w:type="dxa"/>
            <w:tcBorders>
              <w:top w:val="single" w:sz="4" w:space="0" w:color="auto"/>
              <w:left w:val="nil"/>
              <w:bottom w:val="single" w:sz="12" w:space="0" w:color="auto"/>
              <w:right w:val="single" w:sz="4" w:space="0" w:color="auto"/>
            </w:tcBorders>
            <w:vAlign w:val="center"/>
          </w:tcPr>
          <w:p w14:paraId="75F371DA" w14:textId="77777777" w:rsidR="00E3550E" w:rsidRDefault="00E3550E" w:rsidP="00C8020D">
            <w:pPr>
              <w:adjustRightInd w:val="0"/>
              <w:spacing w:before="60" w:after="60" w:line="288" w:lineRule="auto"/>
              <w:jc w:val="center"/>
              <w:rPr>
                <w:kern w:val="15"/>
                <w:sz w:val="18"/>
                <w:szCs w:val="18"/>
              </w:rPr>
            </w:pPr>
            <w:r>
              <w:rPr>
                <w:kern w:val="15"/>
                <w:sz w:val="18"/>
                <w:szCs w:val="18"/>
              </w:rPr>
              <w:t>……</w:t>
            </w:r>
          </w:p>
        </w:tc>
        <w:tc>
          <w:tcPr>
            <w:tcW w:w="2130" w:type="dxa"/>
            <w:tcBorders>
              <w:top w:val="single" w:sz="4" w:space="0" w:color="auto"/>
              <w:left w:val="nil"/>
              <w:bottom w:val="single" w:sz="12" w:space="0" w:color="auto"/>
              <w:right w:val="single" w:sz="4" w:space="0" w:color="auto"/>
            </w:tcBorders>
            <w:vAlign w:val="center"/>
          </w:tcPr>
          <w:p w14:paraId="1763B328" w14:textId="77777777" w:rsidR="00E3550E" w:rsidRDefault="00E3550E" w:rsidP="00C8020D">
            <w:pPr>
              <w:adjustRightInd w:val="0"/>
              <w:spacing w:before="60" w:after="60" w:line="288" w:lineRule="auto"/>
              <w:jc w:val="center"/>
              <w:rPr>
                <w:rFonts w:cs="宋体"/>
                <w:kern w:val="15"/>
                <w:sz w:val="18"/>
                <w:szCs w:val="18"/>
              </w:rPr>
            </w:pPr>
            <w:r>
              <w:rPr>
                <w:rFonts w:cs="宋体"/>
                <w:kern w:val="15"/>
                <w:sz w:val="18"/>
                <w:szCs w:val="18"/>
              </w:rPr>
              <w:t>……</w:t>
            </w:r>
          </w:p>
        </w:tc>
        <w:tc>
          <w:tcPr>
            <w:tcW w:w="2694" w:type="dxa"/>
            <w:tcBorders>
              <w:top w:val="single" w:sz="4" w:space="0" w:color="auto"/>
              <w:left w:val="nil"/>
              <w:bottom w:val="single" w:sz="12" w:space="0" w:color="auto"/>
              <w:right w:val="single" w:sz="4" w:space="0" w:color="auto"/>
            </w:tcBorders>
          </w:tcPr>
          <w:p w14:paraId="66DCBBDA" w14:textId="77777777" w:rsidR="00E3550E" w:rsidRDefault="00E3550E" w:rsidP="00C8020D">
            <w:pPr>
              <w:adjustRightInd w:val="0"/>
              <w:spacing w:before="60" w:after="60" w:line="288" w:lineRule="auto"/>
              <w:jc w:val="center"/>
              <w:rPr>
                <w:rFonts w:cs="宋体"/>
                <w:kern w:val="15"/>
                <w:sz w:val="18"/>
                <w:szCs w:val="18"/>
              </w:rPr>
            </w:pPr>
            <w:r>
              <w:rPr>
                <w:rFonts w:cs="宋体"/>
                <w:kern w:val="15"/>
                <w:sz w:val="18"/>
                <w:szCs w:val="18"/>
              </w:rPr>
              <w:t>……</w:t>
            </w:r>
          </w:p>
        </w:tc>
        <w:tc>
          <w:tcPr>
            <w:tcW w:w="2658" w:type="dxa"/>
            <w:tcBorders>
              <w:top w:val="single" w:sz="4" w:space="0" w:color="auto"/>
              <w:left w:val="nil"/>
              <w:bottom w:val="single" w:sz="12" w:space="0" w:color="auto"/>
              <w:right w:val="nil"/>
            </w:tcBorders>
          </w:tcPr>
          <w:p w14:paraId="3D1F8E7C" w14:textId="77777777" w:rsidR="00E3550E" w:rsidRDefault="00E3550E" w:rsidP="00C8020D">
            <w:pPr>
              <w:adjustRightInd w:val="0"/>
              <w:spacing w:before="60" w:after="60" w:line="288" w:lineRule="auto"/>
              <w:jc w:val="center"/>
              <w:rPr>
                <w:rFonts w:cs="宋体"/>
                <w:kern w:val="15"/>
                <w:sz w:val="18"/>
                <w:szCs w:val="18"/>
              </w:rPr>
            </w:pPr>
            <w:r>
              <w:rPr>
                <w:rFonts w:cs="宋体"/>
                <w:kern w:val="15"/>
                <w:sz w:val="18"/>
                <w:szCs w:val="18"/>
              </w:rPr>
              <w:t>……</w:t>
            </w:r>
          </w:p>
        </w:tc>
      </w:tr>
    </w:tbl>
    <w:p w14:paraId="5B005058" w14:textId="77777777" w:rsidR="00E3550E" w:rsidRDefault="00E3550E" w:rsidP="00E3550E">
      <w:pPr>
        <w:spacing w:line="288" w:lineRule="auto"/>
        <w:rPr>
          <w:snapToGrid w:val="0"/>
          <w:color w:val="000000"/>
          <w:kern w:val="0"/>
          <w:sz w:val="24"/>
        </w:rPr>
      </w:pPr>
    </w:p>
    <w:p w14:paraId="36171F81" w14:textId="77777777" w:rsidR="00E3550E" w:rsidRDefault="00E3550E" w:rsidP="00E3550E">
      <w:pPr>
        <w:pStyle w:val="af9"/>
        <w:spacing w:line="288" w:lineRule="auto"/>
        <w:ind w:firstLine="420"/>
        <w:jc w:val="center"/>
        <w:rPr>
          <w:snapToGrid w:val="0"/>
          <w:color w:val="000000"/>
          <w:kern w:val="0"/>
        </w:rPr>
      </w:pPr>
      <w:r>
        <w:rPr>
          <w:rFonts w:ascii="黑体" w:eastAsia="黑体" w:hAnsi="黑体" w:hint="eastAsia"/>
          <w:sz w:val="21"/>
          <w:szCs w:val="21"/>
        </w:rPr>
        <w:t>表6-</w:t>
      </w:r>
      <w:r>
        <w:rPr>
          <w:rFonts w:ascii="黑体" w:eastAsia="黑体" w:hAnsi="黑体"/>
          <w:sz w:val="21"/>
          <w:szCs w:val="21"/>
        </w:rPr>
        <w:t>2</w:t>
      </w:r>
      <w:r>
        <w:rPr>
          <w:rFonts w:ascii="黑体" w:eastAsia="黑体" w:hAnsi="黑体" w:hint="eastAsia"/>
          <w:sz w:val="21"/>
          <w:szCs w:val="21"/>
        </w:rPr>
        <w:t xml:space="preserve"> 后台管理模块用例表</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798"/>
        <w:gridCol w:w="2322"/>
        <w:gridCol w:w="850"/>
        <w:gridCol w:w="1843"/>
        <w:gridCol w:w="864"/>
        <w:gridCol w:w="1828"/>
      </w:tblGrid>
      <w:tr w:rsidR="00E3550E" w14:paraId="1FC0C934" w14:textId="77777777" w:rsidTr="00C8020D">
        <w:trPr>
          <w:trHeight w:val="159"/>
          <w:jc w:val="center"/>
        </w:trPr>
        <w:tc>
          <w:tcPr>
            <w:tcW w:w="798" w:type="dxa"/>
            <w:shd w:val="solid" w:color="FFFFFF" w:fill="B3B3B3"/>
            <w:vAlign w:val="center"/>
          </w:tcPr>
          <w:p w14:paraId="3020620B" w14:textId="77777777" w:rsidR="00E3550E" w:rsidRDefault="00E3550E" w:rsidP="00C8020D">
            <w:pPr>
              <w:jc w:val="center"/>
              <w:rPr>
                <w:rFonts w:ascii="宋体" w:hAnsi="宋体"/>
                <w:sz w:val="18"/>
                <w:szCs w:val="18"/>
              </w:rPr>
            </w:pPr>
            <w:r>
              <w:rPr>
                <w:rFonts w:ascii="宋体" w:hAnsi="宋体" w:hint="eastAsia"/>
                <w:sz w:val="18"/>
                <w:szCs w:val="18"/>
              </w:rPr>
              <w:t>项目</w:t>
            </w:r>
          </w:p>
          <w:p w14:paraId="655E1317" w14:textId="77777777" w:rsidR="00E3550E" w:rsidRDefault="00E3550E" w:rsidP="00C8020D">
            <w:pPr>
              <w:jc w:val="center"/>
              <w:rPr>
                <w:rFonts w:ascii="宋体" w:hAnsi="宋体"/>
                <w:sz w:val="18"/>
                <w:szCs w:val="18"/>
              </w:rPr>
            </w:pPr>
            <w:r>
              <w:rPr>
                <w:rFonts w:ascii="宋体" w:hAnsi="宋体" w:hint="eastAsia"/>
                <w:sz w:val="18"/>
                <w:szCs w:val="18"/>
              </w:rPr>
              <w:t>名称</w:t>
            </w:r>
          </w:p>
        </w:tc>
        <w:tc>
          <w:tcPr>
            <w:tcW w:w="3172" w:type="dxa"/>
            <w:gridSpan w:val="2"/>
            <w:shd w:val="clear" w:color="auto" w:fill="auto"/>
            <w:vAlign w:val="center"/>
          </w:tcPr>
          <w:p w14:paraId="650F440D" w14:textId="77777777" w:rsidR="00E3550E" w:rsidRDefault="00E3550E" w:rsidP="00C8020D">
            <w:pPr>
              <w:jc w:val="center"/>
              <w:rPr>
                <w:rFonts w:ascii="宋体" w:hAnsi="宋体"/>
                <w:sz w:val="18"/>
                <w:szCs w:val="18"/>
              </w:rPr>
            </w:pPr>
            <w:r>
              <w:rPr>
                <w:rFonts w:ascii="宋体" w:hAnsi="宋体" w:hint="eastAsia"/>
                <w:sz w:val="18"/>
                <w:szCs w:val="18"/>
              </w:rPr>
              <w:t>门店搜索推荐系统的设计与实现</w:t>
            </w:r>
          </w:p>
        </w:tc>
        <w:tc>
          <w:tcPr>
            <w:tcW w:w="2707" w:type="dxa"/>
            <w:gridSpan w:val="2"/>
            <w:shd w:val="solid" w:color="FFFFFF" w:fill="auto"/>
            <w:vAlign w:val="center"/>
          </w:tcPr>
          <w:p w14:paraId="15B299BE" w14:textId="77777777" w:rsidR="00E3550E" w:rsidRDefault="00E3550E" w:rsidP="00C8020D">
            <w:pPr>
              <w:jc w:val="center"/>
              <w:rPr>
                <w:rFonts w:ascii="宋体" w:hAnsi="宋体"/>
                <w:sz w:val="18"/>
                <w:szCs w:val="18"/>
              </w:rPr>
            </w:pPr>
            <w:r>
              <w:rPr>
                <w:rFonts w:ascii="宋体" w:hAnsi="宋体" w:hint="eastAsia"/>
                <w:sz w:val="18"/>
                <w:szCs w:val="18"/>
              </w:rPr>
              <w:t>程序版本</w:t>
            </w:r>
          </w:p>
        </w:tc>
        <w:tc>
          <w:tcPr>
            <w:tcW w:w="1828" w:type="dxa"/>
            <w:shd w:val="solid" w:color="FFFFFF" w:fill="auto"/>
            <w:vAlign w:val="center"/>
          </w:tcPr>
          <w:p w14:paraId="7FC0BA87" w14:textId="77777777" w:rsidR="00E3550E" w:rsidRDefault="00E3550E" w:rsidP="00C8020D">
            <w:pPr>
              <w:jc w:val="center"/>
              <w:rPr>
                <w:rFonts w:ascii="宋体" w:hAnsi="宋体"/>
                <w:sz w:val="18"/>
                <w:szCs w:val="18"/>
              </w:rPr>
            </w:pPr>
            <w:r>
              <w:rPr>
                <w:rFonts w:ascii="宋体" w:hAnsi="宋体" w:hint="eastAsia"/>
                <w:sz w:val="18"/>
                <w:szCs w:val="18"/>
              </w:rPr>
              <w:t>1.0.1</w:t>
            </w:r>
          </w:p>
        </w:tc>
      </w:tr>
      <w:tr w:rsidR="00E3550E" w14:paraId="1430BDC8" w14:textId="77777777" w:rsidTr="00C8020D">
        <w:trPr>
          <w:trHeight w:val="669"/>
          <w:jc w:val="center"/>
        </w:trPr>
        <w:tc>
          <w:tcPr>
            <w:tcW w:w="798" w:type="dxa"/>
            <w:vMerge w:val="restart"/>
            <w:shd w:val="solid" w:color="FFFFFF" w:fill="B3B3B3"/>
            <w:vAlign w:val="center"/>
          </w:tcPr>
          <w:p w14:paraId="41F3829E" w14:textId="77777777" w:rsidR="00E3550E" w:rsidRDefault="00E3550E" w:rsidP="00C8020D">
            <w:pPr>
              <w:jc w:val="center"/>
              <w:rPr>
                <w:rFonts w:ascii="宋体" w:hAnsi="宋体"/>
                <w:sz w:val="18"/>
                <w:szCs w:val="18"/>
              </w:rPr>
            </w:pPr>
            <w:r>
              <w:rPr>
                <w:rFonts w:ascii="宋体" w:hAnsi="宋体" w:hint="eastAsia"/>
                <w:sz w:val="18"/>
                <w:szCs w:val="18"/>
              </w:rPr>
              <w:t>测试</w:t>
            </w:r>
          </w:p>
          <w:p w14:paraId="35E6C01D" w14:textId="77777777" w:rsidR="00E3550E" w:rsidRDefault="00E3550E" w:rsidP="00C8020D">
            <w:pPr>
              <w:jc w:val="center"/>
              <w:rPr>
                <w:rFonts w:ascii="宋体" w:hAnsi="宋体"/>
                <w:sz w:val="18"/>
                <w:szCs w:val="18"/>
                <w:highlight w:val="lightGray"/>
              </w:rPr>
            </w:pPr>
            <w:r>
              <w:rPr>
                <w:rFonts w:ascii="宋体" w:hAnsi="宋体" w:hint="eastAsia"/>
                <w:sz w:val="18"/>
                <w:szCs w:val="18"/>
              </w:rPr>
              <w:t>环境</w:t>
            </w:r>
          </w:p>
        </w:tc>
        <w:tc>
          <w:tcPr>
            <w:tcW w:w="7707" w:type="dxa"/>
            <w:gridSpan w:val="5"/>
            <w:vAlign w:val="center"/>
          </w:tcPr>
          <w:p w14:paraId="7064F4C5" w14:textId="77777777" w:rsidR="00E3550E" w:rsidRDefault="00E3550E" w:rsidP="00C8020D">
            <w:pPr>
              <w:jc w:val="center"/>
              <w:rPr>
                <w:sz w:val="18"/>
                <w:szCs w:val="18"/>
              </w:rPr>
            </w:pPr>
          </w:p>
          <w:p w14:paraId="6C0F1A68" w14:textId="77777777" w:rsidR="00E3550E" w:rsidRDefault="00E3550E" w:rsidP="00C8020D">
            <w:pPr>
              <w:jc w:val="center"/>
              <w:rPr>
                <w:sz w:val="18"/>
                <w:szCs w:val="18"/>
              </w:rPr>
            </w:pPr>
            <w:r>
              <w:rPr>
                <w:sz w:val="18"/>
                <w:szCs w:val="18"/>
              </w:rPr>
              <w:t>硬件环境：</w:t>
            </w:r>
            <w:r>
              <w:rPr>
                <w:rFonts w:hint="eastAsia"/>
                <w:sz w:val="18"/>
                <w:szCs w:val="18"/>
              </w:rPr>
              <w:t>Core i7-6500U @ 2.50GHz</w:t>
            </w:r>
            <w:r>
              <w:rPr>
                <w:rFonts w:hint="eastAsia"/>
                <w:sz w:val="18"/>
                <w:szCs w:val="18"/>
              </w:rPr>
              <w:t>双核</w:t>
            </w:r>
            <w:r>
              <w:rPr>
                <w:sz w:val="18"/>
                <w:szCs w:val="18"/>
              </w:rPr>
              <w:t>，内存</w:t>
            </w:r>
            <w:r>
              <w:rPr>
                <w:rFonts w:hint="eastAsia"/>
                <w:sz w:val="18"/>
                <w:szCs w:val="18"/>
              </w:rPr>
              <w:t>12</w:t>
            </w:r>
            <w:r>
              <w:rPr>
                <w:sz w:val="18"/>
                <w:szCs w:val="18"/>
              </w:rPr>
              <w:t>G</w:t>
            </w:r>
            <w:r>
              <w:rPr>
                <w:rFonts w:hint="eastAsia"/>
                <w:sz w:val="18"/>
                <w:szCs w:val="18"/>
              </w:rPr>
              <w:t xml:space="preserve"> </w:t>
            </w:r>
            <w:r>
              <w:rPr>
                <w:sz w:val="18"/>
                <w:szCs w:val="18"/>
              </w:rPr>
              <w:t>DDR3</w:t>
            </w:r>
            <w:r>
              <w:rPr>
                <w:rFonts w:hint="eastAsia"/>
                <w:sz w:val="18"/>
                <w:szCs w:val="18"/>
              </w:rPr>
              <w:t>L</w:t>
            </w:r>
            <w:r>
              <w:rPr>
                <w:sz w:val="18"/>
                <w:szCs w:val="18"/>
              </w:rPr>
              <w:t xml:space="preserve"> </w:t>
            </w:r>
            <w:r>
              <w:rPr>
                <w:sz w:val="18"/>
                <w:szCs w:val="18"/>
              </w:rPr>
              <w:t>，</w:t>
            </w:r>
            <w:r>
              <w:rPr>
                <w:rFonts w:hint="eastAsia"/>
                <w:sz w:val="18"/>
                <w:szCs w:val="18"/>
              </w:rPr>
              <w:t>硬盘</w:t>
            </w:r>
            <w:r>
              <w:rPr>
                <w:rFonts w:hint="eastAsia"/>
                <w:sz w:val="18"/>
                <w:szCs w:val="18"/>
              </w:rPr>
              <w:t>512</w:t>
            </w:r>
            <w:r>
              <w:rPr>
                <w:sz w:val="18"/>
                <w:szCs w:val="18"/>
              </w:rPr>
              <w:t>G</w:t>
            </w:r>
            <w:r>
              <w:rPr>
                <w:sz w:val="18"/>
                <w:szCs w:val="18"/>
              </w:rPr>
              <w:t>；</w:t>
            </w:r>
          </w:p>
          <w:p w14:paraId="1A74F6E7" w14:textId="77777777" w:rsidR="00E3550E" w:rsidRDefault="00E3550E" w:rsidP="00C8020D">
            <w:pPr>
              <w:adjustRightInd w:val="0"/>
              <w:snapToGrid w:val="0"/>
              <w:spacing w:line="288" w:lineRule="auto"/>
              <w:ind w:firstLineChars="500" w:firstLine="900"/>
              <w:jc w:val="center"/>
              <w:rPr>
                <w:rFonts w:ascii="宋体" w:hAnsi="宋体"/>
                <w:sz w:val="18"/>
                <w:szCs w:val="18"/>
              </w:rPr>
            </w:pPr>
          </w:p>
        </w:tc>
      </w:tr>
      <w:tr w:rsidR="00E3550E" w14:paraId="4266AA01" w14:textId="77777777" w:rsidTr="00C8020D">
        <w:trPr>
          <w:trHeight w:val="767"/>
          <w:jc w:val="center"/>
        </w:trPr>
        <w:tc>
          <w:tcPr>
            <w:tcW w:w="798" w:type="dxa"/>
            <w:vMerge/>
            <w:shd w:val="solid" w:color="FFFFFF" w:fill="B3B3B3"/>
            <w:vAlign w:val="center"/>
          </w:tcPr>
          <w:p w14:paraId="2CED6E89" w14:textId="77777777" w:rsidR="00E3550E" w:rsidRDefault="00E3550E" w:rsidP="00C8020D">
            <w:pPr>
              <w:jc w:val="center"/>
              <w:rPr>
                <w:rFonts w:ascii="宋体" w:hAnsi="宋体"/>
                <w:sz w:val="18"/>
                <w:szCs w:val="18"/>
              </w:rPr>
            </w:pPr>
          </w:p>
        </w:tc>
        <w:tc>
          <w:tcPr>
            <w:tcW w:w="7707" w:type="dxa"/>
            <w:gridSpan w:val="5"/>
            <w:vAlign w:val="center"/>
          </w:tcPr>
          <w:p w14:paraId="2BB63F2F" w14:textId="77777777" w:rsidR="00E3550E" w:rsidRDefault="00E3550E" w:rsidP="00C8020D">
            <w:pPr>
              <w:ind w:firstLine="360"/>
              <w:jc w:val="center"/>
              <w:rPr>
                <w:sz w:val="18"/>
                <w:szCs w:val="18"/>
              </w:rPr>
            </w:pPr>
            <w:r>
              <w:rPr>
                <w:sz w:val="18"/>
                <w:szCs w:val="18"/>
              </w:rPr>
              <w:t>软件环境：</w:t>
            </w:r>
            <w:r>
              <w:rPr>
                <w:sz w:val="18"/>
                <w:szCs w:val="18"/>
              </w:rPr>
              <w:t>1</w:t>
            </w:r>
            <w:r>
              <w:rPr>
                <w:sz w:val="18"/>
                <w:szCs w:val="18"/>
              </w:rPr>
              <w:t>、操作系统：</w:t>
            </w:r>
            <w:r>
              <w:rPr>
                <w:sz w:val="18"/>
                <w:szCs w:val="18"/>
              </w:rPr>
              <w:t>W</w:t>
            </w:r>
            <w:r>
              <w:rPr>
                <w:rFonts w:hint="eastAsia"/>
                <w:sz w:val="18"/>
                <w:szCs w:val="18"/>
              </w:rPr>
              <w:t>indows</w:t>
            </w:r>
            <w:r>
              <w:rPr>
                <w:sz w:val="18"/>
                <w:szCs w:val="18"/>
              </w:rPr>
              <w:t>10</w:t>
            </w:r>
            <w:r>
              <w:rPr>
                <w:sz w:val="18"/>
                <w:szCs w:val="18"/>
              </w:rPr>
              <w:t>；</w:t>
            </w:r>
          </w:p>
          <w:p w14:paraId="09A2B782" w14:textId="77777777" w:rsidR="00E3550E" w:rsidRDefault="00E3550E" w:rsidP="00C8020D">
            <w:pPr>
              <w:ind w:firstLineChars="211" w:firstLine="380"/>
              <w:jc w:val="center"/>
              <w:rPr>
                <w:rFonts w:ascii="宋体" w:hAnsi="宋体"/>
                <w:sz w:val="18"/>
                <w:szCs w:val="18"/>
              </w:rPr>
            </w:pPr>
            <w:r>
              <w:rPr>
                <w:sz w:val="18"/>
                <w:szCs w:val="18"/>
              </w:rPr>
              <w:t>2</w:t>
            </w:r>
            <w:r>
              <w:rPr>
                <w:sz w:val="18"/>
                <w:szCs w:val="18"/>
              </w:rPr>
              <w:t>、开发平台与数据库：</w:t>
            </w:r>
            <w:r>
              <w:rPr>
                <w:rFonts w:hint="eastAsia"/>
                <w:sz w:val="18"/>
                <w:szCs w:val="18"/>
              </w:rPr>
              <w:t>IntelJ IDEA2018</w:t>
            </w:r>
            <w:r>
              <w:rPr>
                <w:sz w:val="18"/>
                <w:szCs w:val="18"/>
              </w:rPr>
              <w:t>，</w:t>
            </w:r>
            <w:r>
              <w:rPr>
                <w:sz w:val="18"/>
                <w:szCs w:val="18"/>
              </w:rPr>
              <w:t>M</w:t>
            </w:r>
            <w:r>
              <w:rPr>
                <w:rFonts w:hint="eastAsia"/>
                <w:sz w:val="18"/>
                <w:szCs w:val="18"/>
              </w:rPr>
              <w:t>y</w:t>
            </w:r>
            <w:r>
              <w:rPr>
                <w:sz w:val="18"/>
                <w:szCs w:val="18"/>
              </w:rPr>
              <w:t>SQL</w:t>
            </w:r>
            <w:r>
              <w:rPr>
                <w:rFonts w:hint="eastAsia"/>
                <w:sz w:val="18"/>
                <w:szCs w:val="18"/>
              </w:rPr>
              <w:t>5.5</w:t>
            </w:r>
            <w:r>
              <w:rPr>
                <w:rFonts w:hint="eastAsia"/>
                <w:sz w:val="18"/>
                <w:szCs w:val="18"/>
              </w:rPr>
              <w:t>，</w:t>
            </w:r>
            <w:r>
              <w:rPr>
                <w:rFonts w:hint="eastAsia"/>
                <w:sz w:val="18"/>
                <w:szCs w:val="18"/>
              </w:rPr>
              <w:t>ElasticSearch7.3.0</w:t>
            </w:r>
            <w:r>
              <w:rPr>
                <w:sz w:val="18"/>
                <w:szCs w:val="18"/>
              </w:rPr>
              <w:t>；</w:t>
            </w:r>
          </w:p>
        </w:tc>
      </w:tr>
      <w:tr w:rsidR="00E3550E" w14:paraId="2F728400" w14:textId="77777777" w:rsidTr="00C8020D">
        <w:trPr>
          <w:trHeight w:val="243"/>
          <w:jc w:val="center"/>
        </w:trPr>
        <w:tc>
          <w:tcPr>
            <w:tcW w:w="798" w:type="dxa"/>
            <w:shd w:val="solid" w:color="FFFFFF" w:fill="B3B3B3"/>
            <w:vAlign w:val="center"/>
          </w:tcPr>
          <w:p w14:paraId="7794AF8B" w14:textId="77777777" w:rsidR="00E3550E" w:rsidRDefault="00E3550E" w:rsidP="00C8020D">
            <w:pPr>
              <w:jc w:val="center"/>
              <w:rPr>
                <w:rFonts w:ascii="宋体" w:hAnsi="宋体"/>
                <w:sz w:val="18"/>
                <w:szCs w:val="18"/>
              </w:rPr>
            </w:pPr>
            <w:r>
              <w:rPr>
                <w:rFonts w:ascii="宋体" w:hAnsi="宋体" w:hint="eastAsia"/>
                <w:sz w:val="18"/>
                <w:szCs w:val="18"/>
              </w:rPr>
              <w:t>功能</w:t>
            </w:r>
          </w:p>
          <w:p w14:paraId="1E1F56C4" w14:textId="77777777" w:rsidR="00E3550E" w:rsidRDefault="00E3550E" w:rsidP="00C8020D">
            <w:pPr>
              <w:jc w:val="center"/>
              <w:rPr>
                <w:rFonts w:ascii="宋体" w:hAnsi="宋体"/>
                <w:sz w:val="18"/>
                <w:szCs w:val="18"/>
              </w:rPr>
            </w:pPr>
            <w:r>
              <w:rPr>
                <w:rFonts w:ascii="宋体" w:hAnsi="宋体" w:hint="eastAsia"/>
                <w:sz w:val="18"/>
                <w:szCs w:val="18"/>
              </w:rPr>
              <w:t>模块名</w:t>
            </w:r>
          </w:p>
        </w:tc>
        <w:tc>
          <w:tcPr>
            <w:tcW w:w="7707" w:type="dxa"/>
            <w:gridSpan w:val="5"/>
            <w:vAlign w:val="center"/>
          </w:tcPr>
          <w:p w14:paraId="33506D01" w14:textId="77777777" w:rsidR="00E3550E" w:rsidRDefault="00E3550E" w:rsidP="00C8020D">
            <w:pPr>
              <w:jc w:val="center"/>
              <w:rPr>
                <w:rFonts w:ascii="宋体" w:hAnsi="宋体"/>
                <w:sz w:val="18"/>
                <w:szCs w:val="18"/>
              </w:rPr>
            </w:pPr>
            <w:r>
              <w:rPr>
                <w:rFonts w:ascii="宋体" w:hAnsi="宋体" w:hint="eastAsia"/>
                <w:sz w:val="18"/>
                <w:szCs w:val="18"/>
              </w:rPr>
              <w:t>后台管理模块</w:t>
            </w:r>
          </w:p>
        </w:tc>
      </w:tr>
      <w:tr w:rsidR="00E3550E" w14:paraId="453938BA" w14:textId="77777777" w:rsidTr="00C8020D">
        <w:trPr>
          <w:trHeight w:val="235"/>
          <w:jc w:val="center"/>
        </w:trPr>
        <w:tc>
          <w:tcPr>
            <w:tcW w:w="798" w:type="dxa"/>
            <w:shd w:val="solid" w:color="FFFFFF" w:fill="B3B3B3"/>
            <w:vAlign w:val="center"/>
          </w:tcPr>
          <w:p w14:paraId="573EB629" w14:textId="77777777" w:rsidR="00E3550E" w:rsidRDefault="00E3550E" w:rsidP="00C8020D">
            <w:pPr>
              <w:jc w:val="center"/>
              <w:rPr>
                <w:rFonts w:ascii="宋体" w:hAnsi="宋体"/>
                <w:sz w:val="18"/>
                <w:szCs w:val="18"/>
              </w:rPr>
            </w:pPr>
            <w:r>
              <w:rPr>
                <w:rFonts w:ascii="宋体" w:hAnsi="宋体" w:hint="eastAsia"/>
                <w:sz w:val="18"/>
                <w:szCs w:val="18"/>
              </w:rPr>
              <w:t>测试</w:t>
            </w:r>
          </w:p>
          <w:p w14:paraId="1BDF2BA6" w14:textId="77777777" w:rsidR="00E3550E" w:rsidRDefault="00E3550E" w:rsidP="00C8020D">
            <w:pPr>
              <w:jc w:val="center"/>
              <w:rPr>
                <w:rFonts w:ascii="宋体" w:hAnsi="宋体"/>
                <w:sz w:val="18"/>
                <w:szCs w:val="18"/>
              </w:rPr>
            </w:pPr>
            <w:r>
              <w:rPr>
                <w:rFonts w:ascii="宋体" w:hAnsi="宋体" w:hint="eastAsia"/>
                <w:sz w:val="18"/>
                <w:szCs w:val="18"/>
              </w:rPr>
              <w:t>目的</w:t>
            </w:r>
          </w:p>
        </w:tc>
        <w:tc>
          <w:tcPr>
            <w:tcW w:w="7707" w:type="dxa"/>
            <w:gridSpan w:val="5"/>
            <w:vAlign w:val="center"/>
          </w:tcPr>
          <w:p w14:paraId="5B9A303B" w14:textId="77777777" w:rsidR="00E3550E" w:rsidRDefault="00E3550E" w:rsidP="00C8020D">
            <w:pPr>
              <w:jc w:val="center"/>
              <w:rPr>
                <w:rFonts w:ascii="宋体" w:hAnsi="宋体"/>
                <w:sz w:val="18"/>
                <w:szCs w:val="18"/>
              </w:rPr>
            </w:pPr>
            <w:r>
              <w:rPr>
                <w:rFonts w:ascii="宋体" w:hAnsi="宋体" w:hint="eastAsia"/>
                <w:sz w:val="18"/>
                <w:szCs w:val="18"/>
              </w:rPr>
              <w:t>测试对系统的商户、品类、门店等的管理性能</w:t>
            </w:r>
          </w:p>
        </w:tc>
      </w:tr>
      <w:tr w:rsidR="00E3550E" w14:paraId="16C2F558" w14:textId="77777777" w:rsidTr="00C8020D">
        <w:trPr>
          <w:trHeight w:val="237"/>
          <w:jc w:val="center"/>
        </w:trPr>
        <w:tc>
          <w:tcPr>
            <w:tcW w:w="798" w:type="dxa"/>
            <w:shd w:val="solid" w:color="FFFFFF" w:fill="B3B3B3"/>
            <w:vAlign w:val="center"/>
          </w:tcPr>
          <w:p w14:paraId="3F42039F" w14:textId="77777777" w:rsidR="00E3550E" w:rsidRDefault="00E3550E" w:rsidP="00C8020D">
            <w:pPr>
              <w:jc w:val="center"/>
              <w:rPr>
                <w:rFonts w:ascii="宋体" w:hAnsi="宋体"/>
                <w:sz w:val="18"/>
                <w:szCs w:val="18"/>
              </w:rPr>
            </w:pPr>
            <w:r>
              <w:rPr>
                <w:rFonts w:ascii="宋体" w:hAnsi="宋体" w:hint="eastAsia"/>
                <w:sz w:val="18"/>
                <w:szCs w:val="18"/>
              </w:rPr>
              <w:t>预置</w:t>
            </w:r>
          </w:p>
          <w:p w14:paraId="6291D29C" w14:textId="77777777" w:rsidR="00E3550E" w:rsidRDefault="00E3550E" w:rsidP="00C8020D">
            <w:pPr>
              <w:jc w:val="center"/>
              <w:rPr>
                <w:rFonts w:ascii="宋体" w:hAnsi="宋体"/>
                <w:sz w:val="18"/>
                <w:szCs w:val="18"/>
              </w:rPr>
            </w:pPr>
            <w:r>
              <w:rPr>
                <w:rFonts w:ascii="宋体" w:hAnsi="宋体" w:hint="eastAsia"/>
                <w:sz w:val="18"/>
                <w:szCs w:val="18"/>
              </w:rPr>
              <w:t>条件</w:t>
            </w:r>
          </w:p>
        </w:tc>
        <w:tc>
          <w:tcPr>
            <w:tcW w:w="7707" w:type="dxa"/>
            <w:gridSpan w:val="5"/>
            <w:vAlign w:val="center"/>
          </w:tcPr>
          <w:p w14:paraId="0F49A170" w14:textId="77777777" w:rsidR="00E3550E" w:rsidRDefault="00E3550E" w:rsidP="00C8020D">
            <w:pPr>
              <w:jc w:val="center"/>
              <w:rPr>
                <w:rFonts w:ascii="宋体" w:hAnsi="宋体"/>
                <w:sz w:val="18"/>
                <w:szCs w:val="18"/>
              </w:rPr>
            </w:pPr>
            <w:r>
              <w:rPr>
                <w:rFonts w:ascii="宋体" w:hAnsi="宋体" w:hint="eastAsia"/>
                <w:sz w:val="18"/>
                <w:szCs w:val="18"/>
              </w:rPr>
              <w:t>管理员账号登录成功</w:t>
            </w:r>
          </w:p>
        </w:tc>
      </w:tr>
      <w:tr w:rsidR="00E3550E" w14:paraId="34FF358C" w14:textId="77777777" w:rsidTr="00C8020D">
        <w:trPr>
          <w:trHeight w:val="237"/>
          <w:jc w:val="center"/>
        </w:trPr>
        <w:tc>
          <w:tcPr>
            <w:tcW w:w="798" w:type="dxa"/>
            <w:shd w:val="solid" w:color="FFFFFF" w:fill="B3B3B3"/>
            <w:vAlign w:val="center"/>
          </w:tcPr>
          <w:p w14:paraId="504AF886" w14:textId="77777777" w:rsidR="00E3550E" w:rsidRDefault="00E3550E" w:rsidP="00C8020D">
            <w:pPr>
              <w:rPr>
                <w:sz w:val="18"/>
                <w:szCs w:val="18"/>
              </w:rPr>
            </w:pPr>
            <w:r>
              <w:rPr>
                <w:sz w:val="18"/>
                <w:szCs w:val="18"/>
              </w:rPr>
              <w:t>用例</w:t>
            </w:r>
          </w:p>
          <w:p w14:paraId="672D186D" w14:textId="77777777" w:rsidR="00E3550E" w:rsidRDefault="00E3550E" w:rsidP="00C8020D">
            <w:pPr>
              <w:jc w:val="center"/>
              <w:rPr>
                <w:rFonts w:ascii="宋体" w:hAnsi="宋体"/>
                <w:sz w:val="18"/>
                <w:szCs w:val="18"/>
              </w:rPr>
            </w:pPr>
            <w:r>
              <w:rPr>
                <w:sz w:val="18"/>
                <w:szCs w:val="18"/>
              </w:rPr>
              <w:t>编号</w:t>
            </w:r>
          </w:p>
        </w:tc>
        <w:tc>
          <w:tcPr>
            <w:tcW w:w="2322" w:type="dxa"/>
            <w:vAlign w:val="center"/>
          </w:tcPr>
          <w:p w14:paraId="480EEF14" w14:textId="77777777" w:rsidR="00E3550E" w:rsidRDefault="00E3550E" w:rsidP="00C8020D">
            <w:pPr>
              <w:jc w:val="center"/>
              <w:rPr>
                <w:rFonts w:ascii="宋体" w:hAnsi="宋体"/>
                <w:sz w:val="18"/>
                <w:szCs w:val="18"/>
              </w:rPr>
            </w:pPr>
            <w:r>
              <w:rPr>
                <w:rFonts w:ascii="宋体" w:hAnsi="宋体" w:hint="eastAsia"/>
                <w:sz w:val="18"/>
                <w:szCs w:val="18"/>
              </w:rPr>
              <w:t>测试步骤</w:t>
            </w:r>
          </w:p>
        </w:tc>
        <w:tc>
          <w:tcPr>
            <w:tcW w:w="2693" w:type="dxa"/>
            <w:gridSpan w:val="2"/>
            <w:vAlign w:val="center"/>
          </w:tcPr>
          <w:p w14:paraId="7FF6B82A" w14:textId="77777777" w:rsidR="00E3550E" w:rsidRDefault="00E3550E" w:rsidP="00C8020D">
            <w:pPr>
              <w:jc w:val="center"/>
              <w:rPr>
                <w:rFonts w:ascii="宋体" w:hAnsi="宋体"/>
                <w:sz w:val="18"/>
                <w:szCs w:val="18"/>
              </w:rPr>
            </w:pPr>
            <w:r>
              <w:rPr>
                <w:rFonts w:ascii="宋体" w:hAnsi="宋体" w:hint="eastAsia"/>
                <w:sz w:val="18"/>
                <w:szCs w:val="18"/>
              </w:rPr>
              <w:t>预测结果</w:t>
            </w:r>
          </w:p>
        </w:tc>
        <w:tc>
          <w:tcPr>
            <w:tcW w:w="2692" w:type="dxa"/>
            <w:gridSpan w:val="2"/>
            <w:vAlign w:val="center"/>
          </w:tcPr>
          <w:p w14:paraId="370424A9" w14:textId="77777777" w:rsidR="00E3550E" w:rsidRDefault="00E3550E" w:rsidP="00C8020D">
            <w:pPr>
              <w:jc w:val="center"/>
              <w:rPr>
                <w:rFonts w:ascii="宋体" w:hAnsi="宋体"/>
                <w:sz w:val="18"/>
                <w:szCs w:val="18"/>
              </w:rPr>
            </w:pPr>
            <w:r>
              <w:rPr>
                <w:rFonts w:ascii="宋体" w:hAnsi="宋体" w:hint="eastAsia"/>
                <w:sz w:val="18"/>
                <w:szCs w:val="18"/>
              </w:rPr>
              <w:t>测试结果</w:t>
            </w:r>
          </w:p>
        </w:tc>
      </w:tr>
      <w:tr w:rsidR="00E3550E" w14:paraId="560AA425" w14:textId="77777777" w:rsidTr="00C8020D">
        <w:trPr>
          <w:trHeight w:val="237"/>
          <w:jc w:val="center"/>
        </w:trPr>
        <w:tc>
          <w:tcPr>
            <w:tcW w:w="798" w:type="dxa"/>
            <w:shd w:val="solid" w:color="FFFFFF" w:fill="B3B3B3"/>
            <w:vAlign w:val="center"/>
          </w:tcPr>
          <w:p w14:paraId="3DB600A5" w14:textId="77777777" w:rsidR="00E3550E" w:rsidRDefault="00E3550E" w:rsidP="00C8020D">
            <w:pPr>
              <w:jc w:val="center"/>
              <w:rPr>
                <w:sz w:val="18"/>
                <w:szCs w:val="18"/>
              </w:rPr>
            </w:pPr>
            <w:r>
              <w:rPr>
                <w:rFonts w:hint="eastAsia"/>
                <w:sz w:val="18"/>
                <w:szCs w:val="18"/>
              </w:rPr>
              <w:t>001</w:t>
            </w:r>
          </w:p>
        </w:tc>
        <w:tc>
          <w:tcPr>
            <w:tcW w:w="2322" w:type="dxa"/>
            <w:vAlign w:val="center"/>
          </w:tcPr>
          <w:p w14:paraId="0A438A0B" w14:textId="77777777" w:rsidR="00E3550E" w:rsidRDefault="00E3550E" w:rsidP="00C8020D">
            <w:pPr>
              <w:jc w:val="center"/>
              <w:rPr>
                <w:rFonts w:ascii="宋体" w:hAnsi="宋体"/>
                <w:sz w:val="18"/>
                <w:szCs w:val="18"/>
              </w:rPr>
            </w:pPr>
            <w:r>
              <w:rPr>
                <w:rFonts w:ascii="宋体" w:hAnsi="宋体" w:hint="eastAsia"/>
                <w:sz w:val="18"/>
                <w:szCs w:val="18"/>
              </w:rPr>
              <w:t>点击“商户查询”按钮</w:t>
            </w:r>
          </w:p>
        </w:tc>
        <w:tc>
          <w:tcPr>
            <w:tcW w:w="2693" w:type="dxa"/>
            <w:gridSpan w:val="2"/>
            <w:vAlign w:val="center"/>
          </w:tcPr>
          <w:p w14:paraId="5C138224" w14:textId="77777777" w:rsidR="00E3550E" w:rsidRDefault="00E3550E" w:rsidP="00C8020D">
            <w:pPr>
              <w:jc w:val="center"/>
              <w:rPr>
                <w:rFonts w:ascii="宋体" w:hAnsi="宋体"/>
                <w:sz w:val="18"/>
                <w:szCs w:val="18"/>
              </w:rPr>
            </w:pPr>
            <w:r>
              <w:rPr>
                <w:rFonts w:ascii="宋体" w:hAnsi="宋体" w:hint="eastAsia"/>
                <w:sz w:val="18"/>
                <w:szCs w:val="18"/>
              </w:rPr>
              <w:t>查询出所有商户的信息</w:t>
            </w:r>
          </w:p>
        </w:tc>
        <w:tc>
          <w:tcPr>
            <w:tcW w:w="2692" w:type="dxa"/>
            <w:gridSpan w:val="2"/>
            <w:vAlign w:val="center"/>
          </w:tcPr>
          <w:p w14:paraId="7374771E" w14:textId="77777777" w:rsidR="00E3550E" w:rsidRDefault="00E3550E" w:rsidP="00C8020D">
            <w:pPr>
              <w:jc w:val="center"/>
              <w:rPr>
                <w:rFonts w:ascii="宋体" w:hAnsi="宋体"/>
                <w:sz w:val="18"/>
                <w:szCs w:val="18"/>
              </w:rPr>
            </w:pPr>
            <w:r>
              <w:rPr>
                <w:rFonts w:ascii="宋体" w:hAnsi="宋体" w:hint="eastAsia"/>
                <w:sz w:val="18"/>
                <w:szCs w:val="18"/>
              </w:rPr>
              <w:t>查询出所有商户的信息</w:t>
            </w:r>
          </w:p>
        </w:tc>
      </w:tr>
      <w:tr w:rsidR="00E3550E" w14:paraId="0A6825E2" w14:textId="77777777" w:rsidTr="00C8020D">
        <w:trPr>
          <w:trHeight w:val="237"/>
          <w:jc w:val="center"/>
        </w:trPr>
        <w:tc>
          <w:tcPr>
            <w:tcW w:w="798" w:type="dxa"/>
            <w:shd w:val="solid" w:color="FFFFFF" w:fill="B3B3B3"/>
            <w:vAlign w:val="center"/>
          </w:tcPr>
          <w:p w14:paraId="71480F28" w14:textId="77777777" w:rsidR="00E3550E" w:rsidRDefault="00E3550E" w:rsidP="00C8020D">
            <w:pPr>
              <w:jc w:val="center"/>
              <w:rPr>
                <w:sz w:val="18"/>
                <w:szCs w:val="18"/>
              </w:rPr>
            </w:pPr>
            <w:r>
              <w:rPr>
                <w:rFonts w:hint="eastAsia"/>
                <w:sz w:val="18"/>
                <w:szCs w:val="18"/>
              </w:rPr>
              <w:t>002</w:t>
            </w:r>
          </w:p>
        </w:tc>
        <w:tc>
          <w:tcPr>
            <w:tcW w:w="2322" w:type="dxa"/>
            <w:vAlign w:val="center"/>
          </w:tcPr>
          <w:p w14:paraId="747A6B10" w14:textId="77777777" w:rsidR="00E3550E" w:rsidRDefault="00E3550E" w:rsidP="00C8020D">
            <w:pPr>
              <w:jc w:val="center"/>
              <w:rPr>
                <w:rFonts w:ascii="宋体" w:hAnsi="宋体"/>
                <w:sz w:val="18"/>
                <w:szCs w:val="18"/>
              </w:rPr>
            </w:pPr>
            <w:r>
              <w:rPr>
                <w:rFonts w:ascii="宋体" w:hAnsi="宋体" w:hint="eastAsia"/>
                <w:sz w:val="18"/>
                <w:szCs w:val="18"/>
              </w:rPr>
              <w:t>在第一条商户信息的操作中点击“禁用”按钮</w:t>
            </w:r>
          </w:p>
        </w:tc>
        <w:tc>
          <w:tcPr>
            <w:tcW w:w="2693" w:type="dxa"/>
            <w:gridSpan w:val="2"/>
            <w:vAlign w:val="center"/>
          </w:tcPr>
          <w:p w14:paraId="176A36A2" w14:textId="77777777" w:rsidR="00E3550E" w:rsidRDefault="00E3550E" w:rsidP="00C8020D">
            <w:pPr>
              <w:jc w:val="center"/>
              <w:rPr>
                <w:rFonts w:ascii="宋体" w:hAnsi="宋体"/>
                <w:sz w:val="18"/>
                <w:szCs w:val="18"/>
              </w:rPr>
            </w:pPr>
            <w:r>
              <w:rPr>
                <w:rFonts w:ascii="宋体" w:hAnsi="宋体" w:hint="eastAsia"/>
                <w:sz w:val="18"/>
                <w:szCs w:val="18"/>
              </w:rPr>
              <w:t>显示提示信息“确定要禁用商户吗？”</w:t>
            </w:r>
          </w:p>
        </w:tc>
        <w:tc>
          <w:tcPr>
            <w:tcW w:w="2692" w:type="dxa"/>
            <w:gridSpan w:val="2"/>
            <w:vAlign w:val="center"/>
          </w:tcPr>
          <w:p w14:paraId="60BE9507" w14:textId="77777777" w:rsidR="00E3550E" w:rsidRDefault="00E3550E" w:rsidP="00C8020D">
            <w:pPr>
              <w:jc w:val="center"/>
              <w:rPr>
                <w:rFonts w:ascii="宋体" w:hAnsi="宋体"/>
                <w:sz w:val="18"/>
                <w:szCs w:val="18"/>
              </w:rPr>
            </w:pPr>
            <w:r>
              <w:rPr>
                <w:rFonts w:ascii="宋体" w:hAnsi="宋体" w:hint="eastAsia"/>
                <w:sz w:val="18"/>
                <w:szCs w:val="18"/>
              </w:rPr>
              <w:t>显示提示信息“确定要禁用商户吗？”</w:t>
            </w:r>
          </w:p>
        </w:tc>
      </w:tr>
      <w:tr w:rsidR="00E3550E" w14:paraId="664721A7" w14:textId="77777777" w:rsidTr="00C8020D">
        <w:trPr>
          <w:trHeight w:val="237"/>
          <w:jc w:val="center"/>
        </w:trPr>
        <w:tc>
          <w:tcPr>
            <w:tcW w:w="798" w:type="dxa"/>
            <w:shd w:val="solid" w:color="FFFFFF" w:fill="B3B3B3"/>
            <w:vAlign w:val="center"/>
          </w:tcPr>
          <w:p w14:paraId="5881F7A3" w14:textId="77777777" w:rsidR="00E3550E" w:rsidRDefault="00E3550E" w:rsidP="00C8020D">
            <w:pPr>
              <w:jc w:val="center"/>
              <w:rPr>
                <w:sz w:val="18"/>
                <w:szCs w:val="18"/>
              </w:rPr>
            </w:pPr>
            <w:r>
              <w:rPr>
                <w:rFonts w:hint="eastAsia"/>
                <w:sz w:val="18"/>
                <w:szCs w:val="18"/>
              </w:rPr>
              <w:t>003</w:t>
            </w:r>
          </w:p>
        </w:tc>
        <w:tc>
          <w:tcPr>
            <w:tcW w:w="2322" w:type="dxa"/>
            <w:vAlign w:val="center"/>
          </w:tcPr>
          <w:p w14:paraId="0D060C53" w14:textId="77777777" w:rsidR="00E3550E" w:rsidRDefault="00E3550E" w:rsidP="00C8020D">
            <w:pPr>
              <w:jc w:val="center"/>
              <w:rPr>
                <w:rFonts w:ascii="宋体" w:hAnsi="宋体"/>
                <w:sz w:val="18"/>
                <w:szCs w:val="18"/>
              </w:rPr>
            </w:pPr>
            <w:r>
              <w:rPr>
                <w:rFonts w:ascii="宋体" w:hAnsi="宋体" w:hint="eastAsia"/>
                <w:sz w:val="18"/>
                <w:szCs w:val="18"/>
              </w:rPr>
              <w:t>在第一条商户信息的操作中点击“禁用”按钮，并确定禁用商户</w:t>
            </w:r>
          </w:p>
        </w:tc>
        <w:tc>
          <w:tcPr>
            <w:tcW w:w="2693" w:type="dxa"/>
            <w:gridSpan w:val="2"/>
            <w:vAlign w:val="center"/>
          </w:tcPr>
          <w:p w14:paraId="3C13730A" w14:textId="77777777" w:rsidR="00E3550E" w:rsidRDefault="00E3550E" w:rsidP="00C8020D">
            <w:pPr>
              <w:jc w:val="center"/>
              <w:rPr>
                <w:rFonts w:ascii="宋体" w:hAnsi="宋体"/>
                <w:sz w:val="18"/>
                <w:szCs w:val="18"/>
              </w:rPr>
            </w:pPr>
            <w:r>
              <w:rPr>
                <w:rFonts w:ascii="宋体" w:hAnsi="宋体" w:hint="eastAsia"/>
                <w:sz w:val="18"/>
                <w:szCs w:val="18"/>
              </w:rPr>
              <w:t>显示提示信息“禁用商户成功”，“禁用”按钮变为“启用”按钮</w:t>
            </w:r>
          </w:p>
        </w:tc>
        <w:tc>
          <w:tcPr>
            <w:tcW w:w="2692" w:type="dxa"/>
            <w:gridSpan w:val="2"/>
            <w:vAlign w:val="center"/>
          </w:tcPr>
          <w:p w14:paraId="51312AE3" w14:textId="77777777" w:rsidR="00E3550E" w:rsidRDefault="00E3550E" w:rsidP="00C8020D">
            <w:pPr>
              <w:jc w:val="center"/>
              <w:rPr>
                <w:rFonts w:ascii="宋体" w:hAnsi="宋体"/>
                <w:sz w:val="18"/>
                <w:szCs w:val="18"/>
              </w:rPr>
            </w:pPr>
            <w:r>
              <w:rPr>
                <w:rFonts w:ascii="宋体" w:hAnsi="宋体" w:hint="eastAsia"/>
                <w:sz w:val="18"/>
                <w:szCs w:val="18"/>
              </w:rPr>
              <w:t>显示提示信息“禁用商户成功”，“禁用”按钮变为“启用”按钮</w:t>
            </w:r>
          </w:p>
        </w:tc>
      </w:tr>
      <w:tr w:rsidR="00E3550E" w14:paraId="2322D989" w14:textId="77777777" w:rsidTr="00C8020D">
        <w:trPr>
          <w:trHeight w:val="237"/>
          <w:jc w:val="center"/>
        </w:trPr>
        <w:tc>
          <w:tcPr>
            <w:tcW w:w="798" w:type="dxa"/>
            <w:shd w:val="solid" w:color="FFFFFF" w:fill="B3B3B3"/>
            <w:vAlign w:val="center"/>
          </w:tcPr>
          <w:p w14:paraId="51E2DFAE" w14:textId="77777777" w:rsidR="00E3550E" w:rsidRDefault="00E3550E" w:rsidP="00C8020D">
            <w:pPr>
              <w:jc w:val="center"/>
              <w:rPr>
                <w:sz w:val="18"/>
                <w:szCs w:val="18"/>
              </w:rPr>
            </w:pPr>
            <w:r>
              <w:rPr>
                <w:rFonts w:hint="eastAsia"/>
                <w:sz w:val="18"/>
                <w:szCs w:val="18"/>
              </w:rPr>
              <w:lastRenderedPageBreak/>
              <w:t>004</w:t>
            </w:r>
          </w:p>
        </w:tc>
        <w:tc>
          <w:tcPr>
            <w:tcW w:w="2322" w:type="dxa"/>
            <w:vAlign w:val="center"/>
          </w:tcPr>
          <w:p w14:paraId="07ABF227" w14:textId="77777777" w:rsidR="00E3550E" w:rsidRDefault="00E3550E" w:rsidP="00C8020D">
            <w:pPr>
              <w:jc w:val="center"/>
              <w:rPr>
                <w:rFonts w:ascii="宋体" w:hAnsi="宋体"/>
                <w:sz w:val="18"/>
                <w:szCs w:val="18"/>
              </w:rPr>
            </w:pPr>
            <w:r>
              <w:rPr>
                <w:rFonts w:ascii="宋体" w:hAnsi="宋体" w:hint="eastAsia"/>
                <w:sz w:val="18"/>
                <w:szCs w:val="18"/>
              </w:rPr>
              <w:t>点击“启用”按钮</w:t>
            </w:r>
          </w:p>
        </w:tc>
        <w:tc>
          <w:tcPr>
            <w:tcW w:w="2693" w:type="dxa"/>
            <w:gridSpan w:val="2"/>
            <w:vAlign w:val="center"/>
          </w:tcPr>
          <w:p w14:paraId="6A7570C5" w14:textId="77777777" w:rsidR="00E3550E" w:rsidRDefault="00E3550E" w:rsidP="00C8020D">
            <w:pPr>
              <w:jc w:val="center"/>
              <w:rPr>
                <w:rFonts w:ascii="宋体" w:hAnsi="宋体"/>
                <w:sz w:val="18"/>
                <w:szCs w:val="18"/>
              </w:rPr>
            </w:pPr>
            <w:r>
              <w:rPr>
                <w:rFonts w:ascii="宋体" w:hAnsi="宋体" w:hint="eastAsia"/>
                <w:sz w:val="18"/>
                <w:szCs w:val="18"/>
              </w:rPr>
              <w:t>显示提示信息“确认要启用商户吗？”</w:t>
            </w:r>
          </w:p>
        </w:tc>
        <w:tc>
          <w:tcPr>
            <w:tcW w:w="2692" w:type="dxa"/>
            <w:gridSpan w:val="2"/>
            <w:vAlign w:val="center"/>
          </w:tcPr>
          <w:p w14:paraId="36743505" w14:textId="77777777" w:rsidR="00E3550E" w:rsidRDefault="00E3550E" w:rsidP="00C8020D">
            <w:pPr>
              <w:jc w:val="center"/>
              <w:rPr>
                <w:rFonts w:ascii="宋体" w:hAnsi="宋体"/>
                <w:sz w:val="18"/>
                <w:szCs w:val="18"/>
              </w:rPr>
            </w:pPr>
            <w:r>
              <w:rPr>
                <w:rFonts w:ascii="宋体" w:hAnsi="宋体" w:hint="eastAsia"/>
                <w:sz w:val="18"/>
                <w:szCs w:val="18"/>
              </w:rPr>
              <w:t>显示提示信息“确认要启用商户吗？”</w:t>
            </w:r>
          </w:p>
        </w:tc>
      </w:tr>
      <w:tr w:rsidR="00E3550E" w14:paraId="0565D6F1" w14:textId="77777777" w:rsidTr="00C8020D">
        <w:trPr>
          <w:trHeight w:val="237"/>
          <w:jc w:val="center"/>
        </w:trPr>
        <w:tc>
          <w:tcPr>
            <w:tcW w:w="798" w:type="dxa"/>
            <w:shd w:val="solid" w:color="FFFFFF" w:fill="B3B3B3"/>
            <w:vAlign w:val="center"/>
          </w:tcPr>
          <w:p w14:paraId="0B0012A6" w14:textId="77777777" w:rsidR="00E3550E" w:rsidRDefault="00E3550E" w:rsidP="00C8020D">
            <w:pPr>
              <w:jc w:val="center"/>
              <w:rPr>
                <w:sz w:val="18"/>
                <w:szCs w:val="18"/>
              </w:rPr>
            </w:pPr>
            <w:r>
              <w:rPr>
                <w:rFonts w:hint="eastAsia"/>
                <w:sz w:val="18"/>
                <w:szCs w:val="18"/>
              </w:rPr>
              <w:t>005</w:t>
            </w:r>
          </w:p>
        </w:tc>
        <w:tc>
          <w:tcPr>
            <w:tcW w:w="2322" w:type="dxa"/>
            <w:vAlign w:val="center"/>
          </w:tcPr>
          <w:p w14:paraId="1CD80E6C" w14:textId="77777777" w:rsidR="00E3550E" w:rsidRDefault="00E3550E" w:rsidP="00C8020D">
            <w:pPr>
              <w:jc w:val="center"/>
              <w:rPr>
                <w:rFonts w:ascii="宋体" w:hAnsi="宋体"/>
                <w:sz w:val="18"/>
                <w:szCs w:val="18"/>
              </w:rPr>
            </w:pPr>
            <w:r>
              <w:rPr>
                <w:rFonts w:ascii="宋体" w:hAnsi="宋体" w:hint="eastAsia"/>
                <w:sz w:val="18"/>
                <w:szCs w:val="18"/>
              </w:rPr>
              <w:t>点击“添加商家 ”按钮，</w:t>
            </w:r>
          </w:p>
        </w:tc>
        <w:tc>
          <w:tcPr>
            <w:tcW w:w="2693" w:type="dxa"/>
            <w:gridSpan w:val="2"/>
            <w:vAlign w:val="center"/>
          </w:tcPr>
          <w:p w14:paraId="27AE0DD7" w14:textId="77777777" w:rsidR="00E3550E" w:rsidRDefault="00E3550E" w:rsidP="00C8020D">
            <w:pPr>
              <w:jc w:val="center"/>
              <w:rPr>
                <w:rFonts w:ascii="宋体" w:hAnsi="宋体"/>
                <w:sz w:val="18"/>
                <w:szCs w:val="18"/>
              </w:rPr>
            </w:pPr>
            <w:r>
              <w:rPr>
                <w:rFonts w:ascii="宋体" w:hAnsi="宋体" w:hint="eastAsia"/>
                <w:sz w:val="18"/>
                <w:szCs w:val="18"/>
              </w:rPr>
              <w:t>跳转回商家列表并将添加的商</w:t>
            </w:r>
          </w:p>
        </w:tc>
        <w:tc>
          <w:tcPr>
            <w:tcW w:w="2692" w:type="dxa"/>
            <w:gridSpan w:val="2"/>
            <w:vAlign w:val="center"/>
          </w:tcPr>
          <w:p w14:paraId="5B55CB51" w14:textId="77777777" w:rsidR="00E3550E" w:rsidRDefault="00E3550E" w:rsidP="00C8020D">
            <w:pPr>
              <w:jc w:val="center"/>
              <w:rPr>
                <w:rFonts w:ascii="宋体" w:hAnsi="宋体"/>
                <w:sz w:val="18"/>
                <w:szCs w:val="18"/>
              </w:rPr>
            </w:pPr>
            <w:r>
              <w:rPr>
                <w:rFonts w:ascii="宋体" w:hAnsi="宋体" w:hint="eastAsia"/>
                <w:sz w:val="18"/>
                <w:szCs w:val="18"/>
              </w:rPr>
              <w:t>跳转回商家列表并将添加的商</w:t>
            </w:r>
          </w:p>
        </w:tc>
      </w:tr>
    </w:tbl>
    <w:p w14:paraId="2EF3A056" w14:textId="77777777" w:rsidR="00E3550E" w:rsidRDefault="00E3550E" w:rsidP="00E3550E">
      <w:pPr>
        <w:pStyle w:val="af9"/>
        <w:spacing w:line="288" w:lineRule="auto"/>
        <w:ind w:right="150" w:firstLineChars="2800" w:firstLine="6720"/>
        <w:jc w:val="right"/>
        <w:rPr>
          <w:rFonts w:ascii="黑体" w:eastAsia="黑体" w:hAnsi="黑体"/>
        </w:rPr>
      </w:pPr>
      <w:r>
        <w:rPr>
          <w:rFonts w:ascii="黑体" w:eastAsia="黑体" w:hAnsi="黑体" w:hint="eastAsia"/>
        </w:rPr>
        <w:t xml:space="preserve">   续表6-2</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798"/>
        <w:gridCol w:w="2322"/>
        <w:gridCol w:w="2693"/>
        <w:gridCol w:w="2692"/>
      </w:tblGrid>
      <w:tr w:rsidR="00E3550E" w14:paraId="03E8E1E0" w14:textId="77777777" w:rsidTr="00C8020D">
        <w:trPr>
          <w:trHeight w:val="237"/>
          <w:jc w:val="center"/>
        </w:trPr>
        <w:tc>
          <w:tcPr>
            <w:tcW w:w="798" w:type="dxa"/>
            <w:shd w:val="solid" w:color="FFFFFF" w:fill="B3B3B3"/>
            <w:vAlign w:val="center"/>
          </w:tcPr>
          <w:p w14:paraId="535AD357" w14:textId="77777777" w:rsidR="00E3550E" w:rsidRDefault="00E3550E" w:rsidP="00C8020D">
            <w:pPr>
              <w:jc w:val="center"/>
              <w:rPr>
                <w:sz w:val="18"/>
                <w:szCs w:val="18"/>
              </w:rPr>
            </w:pPr>
          </w:p>
        </w:tc>
        <w:tc>
          <w:tcPr>
            <w:tcW w:w="2322" w:type="dxa"/>
            <w:vAlign w:val="center"/>
          </w:tcPr>
          <w:p w14:paraId="5E6A911D" w14:textId="77777777" w:rsidR="00E3550E" w:rsidRDefault="00E3550E" w:rsidP="00C8020D">
            <w:pPr>
              <w:jc w:val="center"/>
              <w:rPr>
                <w:rFonts w:ascii="宋体" w:hAnsi="宋体"/>
                <w:sz w:val="18"/>
                <w:szCs w:val="18"/>
              </w:rPr>
            </w:pPr>
            <w:r>
              <w:rPr>
                <w:rFonts w:ascii="宋体" w:hAnsi="宋体" w:hint="eastAsia"/>
                <w:sz w:val="18"/>
                <w:szCs w:val="18"/>
              </w:rPr>
              <w:t>输入商户名点击创建</w:t>
            </w:r>
          </w:p>
        </w:tc>
        <w:tc>
          <w:tcPr>
            <w:tcW w:w="2693" w:type="dxa"/>
            <w:vAlign w:val="center"/>
          </w:tcPr>
          <w:p w14:paraId="394DDD94" w14:textId="77777777" w:rsidR="00E3550E" w:rsidRDefault="00E3550E" w:rsidP="00C8020D">
            <w:pPr>
              <w:tabs>
                <w:tab w:val="center" w:pos="1234"/>
                <w:tab w:val="right" w:pos="2349"/>
              </w:tabs>
              <w:jc w:val="center"/>
              <w:rPr>
                <w:rFonts w:ascii="宋体" w:hAnsi="宋体"/>
                <w:sz w:val="18"/>
                <w:szCs w:val="18"/>
              </w:rPr>
            </w:pPr>
            <w:r>
              <w:rPr>
                <w:rFonts w:ascii="宋体" w:hAnsi="宋体" w:hint="eastAsia"/>
                <w:sz w:val="18"/>
                <w:szCs w:val="18"/>
              </w:rPr>
              <w:t>户信息显示在列表最后</w:t>
            </w:r>
          </w:p>
        </w:tc>
        <w:tc>
          <w:tcPr>
            <w:tcW w:w="2692" w:type="dxa"/>
            <w:vAlign w:val="center"/>
          </w:tcPr>
          <w:p w14:paraId="7B3A3AA6" w14:textId="77777777" w:rsidR="00E3550E" w:rsidRDefault="00E3550E" w:rsidP="00C8020D">
            <w:pPr>
              <w:jc w:val="center"/>
              <w:rPr>
                <w:rFonts w:ascii="宋体" w:hAnsi="宋体"/>
                <w:sz w:val="18"/>
                <w:szCs w:val="18"/>
              </w:rPr>
            </w:pPr>
            <w:r>
              <w:rPr>
                <w:rFonts w:ascii="宋体" w:hAnsi="宋体" w:hint="eastAsia"/>
                <w:sz w:val="18"/>
                <w:szCs w:val="18"/>
              </w:rPr>
              <w:t>户信息显示在列表最后</w:t>
            </w:r>
          </w:p>
        </w:tc>
      </w:tr>
      <w:tr w:rsidR="00E3550E" w14:paraId="226AC1A6" w14:textId="77777777" w:rsidTr="00C8020D">
        <w:trPr>
          <w:trHeight w:val="237"/>
          <w:jc w:val="center"/>
        </w:trPr>
        <w:tc>
          <w:tcPr>
            <w:tcW w:w="798" w:type="dxa"/>
            <w:shd w:val="solid" w:color="FFFFFF" w:fill="B3B3B3"/>
            <w:vAlign w:val="center"/>
          </w:tcPr>
          <w:p w14:paraId="182E13B0" w14:textId="77777777" w:rsidR="00E3550E" w:rsidRDefault="00E3550E" w:rsidP="00C8020D">
            <w:pPr>
              <w:jc w:val="center"/>
              <w:rPr>
                <w:sz w:val="18"/>
                <w:szCs w:val="18"/>
              </w:rPr>
            </w:pPr>
            <w:r>
              <w:rPr>
                <w:rFonts w:hint="eastAsia"/>
                <w:sz w:val="18"/>
                <w:szCs w:val="18"/>
              </w:rPr>
              <w:t>0</w:t>
            </w:r>
            <w:r>
              <w:rPr>
                <w:sz w:val="18"/>
                <w:szCs w:val="18"/>
              </w:rPr>
              <w:t>06</w:t>
            </w:r>
          </w:p>
        </w:tc>
        <w:tc>
          <w:tcPr>
            <w:tcW w:w="2322" w:type="dxa"/>
            <w:vAlign w:val="center"/>
          </w:tcPr>
          <w:p w14:paraId="3AB5FB17" w14:textId="77777777" w:rsidR="00E3550E" w:rsidRDefault="00E3550E" w:rsidP="00C8020D">
            <w:pPr>
              <w:jc w:val="center"/>
              <w:rPr>
                <w:rFonts w:ascii="宋体" w:hAnsi="宋体"/>
                <w:sz w:val="18"/>
                <w:szCs w:val="18"/>
              </w:rPr>
            </w:pPr>
            <w:r>
              <w:rPr>
                <w:rFonts w:ascii="宋体" w:hAnsi="宋体" w:hint="eastAsia"/>
                <w:sz w:val="18"/>
                <w:szCs w:val="18"/>
              </w:rPr>
              <w:t>点击“品类查询”按钮</w:t>
            </w:r>
          </w:p>
        </w:tc>
        <w:tc>
          <w:tcPr>
            <w:tcW w:w="2693" w:type="dxa"/>
            <w:vAlign w:val="center"/>
          </w:tcPr>
          <w:p w14:paraId="726E6503" w14:textId="77777777" w:rsidR="00E3550E" w:rsidRDefault="00E3550E" w:rsidP="00C8020D">
            <w:pPr>
              <w:tabs>
                <w:tab w:val="center" w:pos="1234"/>
                <w:tab w:val="right" w:pos="2349"/>
              </w:tabs>
              <w:jc w:val="center"/>
              <w:rPr>
                <w:rFonts w:ascii="宋体" w:hAnsi="宋体"/>
                <w:sz w:val="18"/>
                <w:szCs w:val="18"/>
              </w:rPr>
            </w:pPr>
            <w:r>
              <w:rPr>
                <w:rFonts w:ascii="宋体" w:hAnsi="宋体" w:hint="eastAsia"/>
                <w:sz w:val="18"/>
                <w:szCs w:val="18"/>
              </w:rPr>
              <w:t>显示品类列表</w:t>
            </w:r>
          </w:p>
        </w:tc>
        <w:tc>
          <w:tcPr>
            <w:tcW w:w="2692" w:type="dxa"/>
            <w:vAlign w:val="center"/>
          </w:tcPr>
          <w:p w14:paraId="1026251F" w14:textId="77777777" w:rsidR="00E3550E" w:rsidRDefault="00E3550E" w:rsidP="00C8020D">
            <w:pPr>
              <w:jc w:val="center"/>
              <w:rPr>
                <w:rFonts w:ascii="宋体" w:hAnsi="宋体"/>
                <w:sz w:val="18"/>
                <w:szCs w:val="18"/>
              </w:rPr>
            </w:pPr>
            <w:r>
              <w:rPr>
                <w:rFonts w:ascii="宋体" w:hAnsi="宋体" w:hint="eastAsia"/>
                <w:sz w:val="18"/>
                <w:szCs w:val="18"/>
              </w:rPr>
              <w:t>显示品类列表</w:t>
            </w:r>
          </w:p>
        </w:tc>
      </w:tr>
      <w:tr w:rsidR="00E3550E" w14:paraId="24F7B4F9" w14:textId="77777777" w:rsidTr="00C8020D">
        <w:trPr>
          <w:trHeight w:val="237"/>
          <w:jc w:val="center"/>
        </w:trPr>
        <w:tc>
          <w:tcPr>
            <w:tcW w:w="798" w:type="dxa"/>
            <w:shd w:val="solid" w:color="FFFFFF" w:fill="B3B3B3"/>
            <w:vAlign w:val="center"/>
          </w:tcPr>
          <w:p w14:paraId="7493B74C" w14:textId="77777777" w:rsidR="00E3550E" w:rsidRDefault="00E3550E" w:rsidP="00C8020D">
            <w:pPr>
              <w:jc w:val="center"/>
              <w:rPr>
                <w:sz w:val="18"/>
                <w:szCs w:val="18"/>
              </w:rPr>
            </w:pPr>
            <w:r>
              <w:rPr>
                <w:rFonts w:hint="eastAsia"/>
                <w:sz w:val="18"/>
                <w:szCs w:val="18"/>
              </w:rPr>
              <w:t>0</w:t>
            </w:r>
            <w:r>
              <w:rPr>
                <w:sz w:val="18"/>
                <w:szCs w:val="18"/>
              </w:rPr>
              <w:t>07</w:t>
            </w:r>
          </w:p>
        </w:tc>
        <w:tc>
          <w:tcPr>
            <w:tcW w:w="2322" w:type="dxa"/>
            <w:vAlign w:val="center"/>
          </w:tcPr>
          <w:p w14:paraId="61EBCF13" w14:textId="77777777" w:rsidR="00E3550E" w:rsidRDefault="00E3550E" w:rsidP="00C8020D">
            <w:pPr>
              <w:jc w:val="center"/>
              <w:rPr>
                <w:rFonts w:ascii="宋体" w:hAnsi="宋体"/>
                <w:sz w:val="18"/>
                <w:szCs w:val="18"/>
              </w:rPr>
            </w:pPr>
            <w:r>
              <w:rPr>
                <w:rFonts w:ascii="宋体" w:hAnsi="宋体" w:hint="eastAsia"/>
                <w:sz w:val="18"/>
                <w:szCs w:val="18"/>
              </w:rPr>
              <w:t>点击“添加品类”，输入品类名、图片URL路径、权重，点击“创建”</w:t>
            </w:r>
          </w:p>
        </w:tc>
        <w:tc>
          <w:tcPr>
            <w:tcW w:w="2693" w:type="dxa"/>
            <w:vAlign w:val="center"/>
          </w:tcPr>
          <w:p w14:paraId="2E73FE78" w14:textId="77777777" w:rsidR="00E3550E" w:rsidRDefault="00E3550E" w:rsidP="00C8020D">
            <w:pPr>
              <w:tabs>
                <w:tab w:val="center" w:pos="1234"/>
                <w:tab w:val="right" w:pos="2349"/>
              </w:tabs>
              <w:jc w:val="center"/>
              <w:rPr>
                <w:rFonts w:ascii="宋体" w:hAnsi="宋体"/>
                <w:sz w:val="18"/>
                <w:szCs w:val="18"/>
              </w:rPr>
            </w:pPr>
            <w:r>
              <w:rPr>
                <w:rFonts w:ascii="宋体" w:hAnsi="宋体" w:hint="eastAsia"/>
                <w:sz w:val="18"/>
                <w:szCs w:val="18"/>
              </w:rPr>
              <w:t>跳转回品类列表并将添加的品类信息根据权重显示在列表相应位置</w:t>
            </w:r>
          </w:p>
        </w:tc>
        <w:tc>
          <w:tcPr>
            <w:tcW w:w="2692" w:type="dxa"/>
            <w:vAlign w:val="center"/>
          </w:tcPr>
          <w:p w14:paraId="32F61105" w14:textId="77777777" w:rsidR="00E3550E" w:rsidRDefault="00E3550E" w:rsidP="00C8020D">
            <w:pPr>
              <w:tabs>
                <w:tab w:val="center" w:pos="1234"/>
                <w:tab w:val="right" w:pos="2349"/>
              </w:tabs>
              <w:jc w:val="center"/>
              <w:rPr>
                <w:rFonts w:ascii="宋体" w:hAnsi="宋体"/>
                <w:sz w:val="18"/>
                <w:szCs w:val="18"/>
              </w:rPr>
            </w:pPr>
            <w:r>
              <w:rPr>
                <w:rFonts w:ascii="宋体" w:hAnsi="宋体" w:hint="eastAsia"/>
                <w:sz w:val="18"/>
                <w:szCs w:val="18"/>
              </w:rPr>
              <w:t>跳转回品类列表并将添加的品类信息根据权重显示在列表相应位置</w:t>
            </w:r>
          </w:p>
        </w:tc>
      </w:tr>
      <w:tr w:rsidR="00E3550E" w14:paraId="7C8C909D" w14:textId="77777777" w:rsidTr="00C8020D">
        <w:trPr>
          <w:trHeight w:val="237"/>
          <w:jc w:val="center"/>
        </w:trPr>
        <w:tc>
          <w:tcPr>
            <w:tcW w:w="798" w:type="dxa"/>
            <w:shd w:val="solid" w:color="FFFFFF" w:fill="B3B3B3"/>
            <w:vAlign w:val="center"/>
          </w:tcPr>
          <w:p w14:paraId="4DE68B39" w14:textId="77777777" w:rsidR="00E3550E" w:rsidRDefault="00E3550E" w:rsidP="00C8020D">
            <w:pPr>
              <w:jc w:val="center"/>
              <w:rPr>
                <w:sz w:val="18"/>
                <w:szCs w:val="18"/>
              </w:rPr>
            </w:pPr>
            <w:r>
              <w:rPr>
                <w:rFonts w:hint="eastAsia"/>
                <w:sz w:val="18"/>
                <w:szCs w:val="18"/>
              </w:rPr>
              <w:t>0</w:t>
            </w:r>
            <w:r>
              <w:rPr>
                <w:sz w:val="18"/>
                <w:szCs w:val="18"/>
              </w:rPr>
              <w:t>08</w:t>
            </w:r>
          </w:p>
        </w:tc>
        <w:tc>
          <w:tcPr>
            <w:tcW w:w="2322" w:type="dxa"/>
            <w:vAlign w:val="center"/>
          </w:tcPr>
          <w:p w14:paraId="2077F096" w14:textId="77777777" w:rsidR="00E3550E" w:rsidRDefault="00E3550E" w:rsidP="00C8020D">
            <w:pPr>
              <w:jc w:val="center"/>
              <w:rPr>
                <w:rFonts w:ascii="宋体" w:hAnsi="宋体"/>
                <w:sz w:val="18"/>
                <w:szCs w:val="18"/>
              </w:rPr>
            </w:pPr>
            <w:r>
              <w:rPr>
                <w:rFonts w:ascii="宋体" w:hAnsi="宋体" w:hint="eastAsia"/>
                <w:sz w:val="18"/>
                <w:szCs w:val="18"/>
              </w:rPr>
              <w:t>点击“门店服务”按钮</w:t>
            </w:r>
          </w:p>
        </w:tc>
        <w:tc>
          <w:tcPr>
            <w:tcW w:w="2693" w:type="dxa"/>
            <w:vAlign w:val="center"/>
          </w:tcPr>
          <w:p w14:paraId="34556D08" w14:textId="77777777" w:rsidR="00E3550E" w:rsidRDefault="00E3550E" w:rsidP="00C8020D">
            <w:pPr>
              <w:tabs>
                <w:tab w:val="center" w:pos="1234"/>
                <w:tab w:val="right" w:pos="2349"/>
              </w:tabs>
              <w:jc w:val="center"/>
              <w:rPr>
                <w:rFonts w:ascii="宋体" w:hAnsi="宋体"/>
                <w:sz w:val="18"/>
                <w:szCs w:val="18"/>
              </w:rPr>
            </w:pPr>
            <w:r>
              <w:rPr>
                <w:rFonts w:ascii="宋体" w:hAnsi="宋体" w:hint="eastAsia"/>
                <w:sz w:val="18"/>
                <w:szCs w:val="18"/>
              </w:rPr>
              <w:t>分页显示所有门店信息</w:t>
            </w:r>
          </w:p>
        </w:tc>
        <w:tc>
          <w:tcPr>
            <w:tcW w:w="2692" w:type="dxa"/>
            <w:vAlign w:val="center"/>
          </w:tcPr>
          <w:p w14:paraId="4C448AC5" w14:textId="77777777" w:rsidR="00E3550E" w:rsidRDefault="00E3550E" w:rsidP="00C8020D">
            <w:pPr>
              <w:jc w:val="center"/>
              <w:rPr>
                <w:rFonts w:ascii="宋体" w:hAnsi="宋体"/>
                <w:sz w:val="18"/>
                <w:szCs w:val="18"/>
              </w:rPr>
            </w:pPr>
            <w:r>
              <w:rPr>
                <w:rFonts w:ascii="宋体" w:hAnsi="宋体" w:hint="eastAsia"/>
                <w:sz w:val="18"/>
                <w:szCs w:val="18"/>
              </w:rPr>
              <w:t>分页显示所有门店信息</w:t>
            </w:r>
          </w:p>
        </w:tc>
      </w:tr>
      <w:tr w:rsidR="00E3550E" w14:paraId="238B8080" w14:textId="77777777" w:rsidTr="00C8020D">
        <w:trPr>
          <w:trHeight w:val="237"/>
          <w:jc w:val="center"/>
        </w:trPr>
        <w:tc>
          <w:tcPr>
            <w:tcW w:w="798" w:type="dxa"/>
            <w:shd w:val="solid" w:color="FFFFFF" w:fill="B3B3B3"/>
            <w:vAlign w:val="center"/>
          </w:tcPr>
          <w:p w14:paraId="3794CA33" w14:textId="77777777" w:rsidR="00E3550E" w:rsidRDefault="00E3550E" w:rsidP="00C8020D">
            <w:pPr>
              <w:jc w:val="center"/>
              <w:rPr>
                <w:sz w:val="18"/>
                <w:szCs w:val="18"/>
              </w:rPr>
            </w:pPr>
            <w:r>
              <w:rPr>
                <w:rFonts w:hint="eastAsia"/>
                <w:sz w:val="18"/>
                <w:szCs w:val="18"/>
              </w:rPr>
              <w:t>0</w:t>
            </w:r>
            <w:r>
              <w:rPr>
                <w:sz w:val="18"/>
                <w:szCs w:val="18"/>
              </w:rPr>
              <w:t>09</w:t>
            </w:r>
          </w:p>
        </w:tc>
        <w:tc>
          <w:tcPr>
            <w:tcW w:w="2322" w:type="dxa"/>
            <w:vAlign w:val="center"/>
          </w:tcPr>
          <w:p w14:paraId="621DE768" w14:textId="77777777" w:rsidR="00E3550E" w:rsidRDefault="00E3550E" w:rsidP="00C8020D">
            <w:pPr>
              <w:jc w:val="center"/>
              <w:rPr>
                <w:rFonts w:ascii="宋体" w:hAnsi="宋体"/>
                <w:sz w:val="18"/>
                <w:szCs w:val="18"/>
              </w:rPr>
            </w:pPr>
            <w:r>
              <w:rPr>
                <w:rFonts w:ascii="宋体" w:hAnsi="宋体" w:hint="eastAsia"/>
                <w:sz w:val="18"/>
                <w:szCs w:val="18"/>
              </w:rPr>
              <w:t>点击“添加门店”，输入地址，点击“解析经纬度”</w:t>
            </w:r>
          </w:p>
        </w:tc>
        <w:tc>
          <w:tcPr>
            <w:tcW w:w="2693" w:type="dxa"/>
            <w:vAlign w:val="center"/>
          </w:tcPr>
          <w:p w14:paraId="30437BAA" w14:textId="77777777" w:rsidR="00E3550E" w:rsidRDefault="00E3550E" w:rsidP="00C8020D">
            <w:pPr>
              <w:tabs>
                <w:tab w:val="center" w:pos="1234"/>
                <w:tab w:val="right" w:pos="2349"/>
              </w:tabs>
              <w:jc w:val="center"/>
              <w:rPr>
                <w:rFonts w:ascii="宋体" w:hAnsi="宋体"/>
                <w:sz w:val="18"/>
                <w:szCs w:val="18"/>
              </w:rPr>
            </w:pPr>
            <w:r>
              <w:rPr>
                <w:rFonts w:ascii="宋体" w:hAnsi="宋体" w:hint="eastAsia"/>
                <w:sz w:val="18"/>
                <w:szCs w:val="18"/>
              </w:rPr>
              <w:t>将解析出的经纬度信息显示在下方文本框中</w:t>
            </w:r>
          </w:p>
        </w:tc>
        <w:tc>
          <w:tcPr>
            <w:tcW w:w="2692" w:type="dxa"/>
            <w:vAlign w:val="center"/>
          </w:tcPr>
          <w:p w14:paraId="27EBFE67" w14:textId="77777777" w:rsidR="00E3550E" w:rsidRDefault="00E3550E" w:rsidP="00C8020D">
            <w:pPr>
              <w:jc w:val="center"/>
              <w:rPr>
                <w:rFonts w:ascii="宋体" w:hAnsi="宋体"/>
                <w:sz w:val="18"/>
                <w:szCs w:val="18"/>
              </w:rPr>
            </w:pPr>
            <w:r>
              <w:rPr>
                <w:rFonts w:ascii="宋体" w:hAnsi="宋体" w:hint="eastAsia"/>
                <w:sz w:val="18"/>
                <w:szCs w:val="18"/>
              </w:rPr>
              <w:t>将解析出的经纬度信息显示在下方文本框中</w:t>
            </w:r>
          </w:p>
        </w:tc>
      </w:tr>
      <w:tr w:rsidR="00E3550E" w14:paraId="2CEE908A" w14:textId="77777777" w:rsidTr="00C8020D">
        <w:trPr>
          <w:trHeight w:val="237"/>
          <w:jc w:val="center"/>
        </w:trPr>
        <w:tc>
          <w:tcPr>
            <w:tcW w:w="798" w:type="dxa"/>
            <w:shd w:val="solid" w:color="FFFFFF" w:fill="B3B3B3"/>
            <w:vAlign w:val="center"/>
          </w:tcPr>
          <w:p w14:paraId="39CD6220" w14:textId="77777777" w:rsidR="00E3550E" w:rsidRDefault="00E3550E" w:rsidP="00C8020D">
            <w:pPr>
              <w:jc w:val="center"/>
              <w:rPr>
                <w:sz w:val="18"/>
                <w:szCs w:val="18"/>
              </w:rPr>
            </w:pPr>
            <w:r>
              <w:rPr>
                <w:rFonts w:hint="eastAsia"/>
                <w:sz w:val="18"/>
                <w:szCs w:val="18"/>
              </w:rPr>
              <w:t>010</w:t>
            </w:r>
          </w:p>
        </w:tc>
        <w:tc>
          <w:tcPr>
            <w:tcW w:w="2322" w:type="dxa"/>
            <w:vAlign w:val="center"/>
          </w:tcPr>
          <w:p w14:paraId="173A453C" w14:textId="77777777" w:rsidR="00E3550E" w:rsidRDefault="00E3550E" w:rsidP="00C8020D">
            <w:pPr>
              <w:jc w:val="center"/>
              <w:rPr>
                <w:rFonts w:ascii="宋体" w:hAnsi="宋体"/>
                <w:sz w:val="18"/>
                <w:szCs w:val="18"/>
              </w:rPr>
            </w:pPr>
            <w:r>
              <w:rPr>
                <w:rFonts w:ascii="宋体" w:hAnsi="宋体" w:hint="eastAsia"/>
                <w:sz w:val="18"/>
                <w:szCs w:val="18"/>
              </w:rPr>
              <w:t>点击“添加门店”，输入所有信息，解析经纬度，点击“创建”</w:t>
            </w:r>
          </w:p>
        </w:tc>
        <w:tc>
          <w:tcPr>
            <w:tcW w:w="2693" w:type="dxa"/>
            <w:vAlign w:val="center"/>
          </w:tcPr>
          <w:p w14:paraId="317EDFF2" w14:textId="77777777" w:rsidR="00E3550E" w:rsidRDefault="00E3550E" w:rsidP="00C8020D">
            <w:pPr>
              <w:tabs>
                <w:tab w:val="center" w:pos="1234"/>
                <w:tab w:val="right" w:pos="2349"/>
              </w:tabs>
              <w:jc w:val="center"/>
              <w:rPr>
                <w:rFonts w:ascii="宋体" w:hAnsi="宋体"/>
                <w:sz w:val="18"/>
                <w:szCs w:val="18"/>
              </w:rPr>
            </w:pPr>
            <w:r>
              <w:rPr>
                <w:rFonts w:ascii="宋体" w:hAnsi="宋体" w:hint="eastAsia"/>
                <w:sz w:val="18"/>
                <w:szCs w:val="18"/>
              </w:rPr>
              <w:t>跳转回门店列表并将创建的门店信息显示在列表最后</w:t>
            </w:r>
          </w:p>
        </w:tc>
        <w:tc>
          <w:tcPr>
            <w:tcW w:w="2692" w:type="dxa"/>
            <w:vAlign w:val="center"/>
          </w:tcPr>
          <w:p w14:paraId="6B6215E3" w14:textId="77777777" w:rsidR="00E3550E" w:rsidRDefault="00E3550E" w:rsidP="00C8020D">
            <w:pPr>
              <w:tabs>
                <w:tab w:val="center" w:pos="1234"/>
                <w:tab w:val="right" w:pos="2349"/>
              </w:tabs>
              <w:jc w:val="center"/>
              <w:rPr>
                <w:rFonts w:ascii="宋体" w:hAnsi="宋体"/>
                <w:sz w:val="18"/>
                <w:szCs w:val="18"/>
              </w:rPr>
            </w:pPr>
            <w:r>
              <w:rPr>
                <w:rFonts w:ascii="宋体" w:hAnsi="宋体" w:hint="eastAsia"/>
                <w:sz w:val="18"/>
                <w:szCs w:val="18"/>
              </w:rPr>
              <w:t>跳转回门店列表并将创建的门店信息显示在列表最后</w:t>
            </w:r>
          </w:p>
        </w:tc>
      </w:tr>
      <w:tr w:rsidR="00E3550E" w14:paraId="032A0C12" w14:textId="77777777" w:rsidTr="00C8020D">
        <w:trPr>
          <w:trHeight w:val="237"/>
          <w:jc w:val="center"/>
        </w:trPr>
        <w:tc>
          <w:tcPr>
            <w:tcW w:w="798" w:type="dxa"/>
            <w:shd w:val="solid" w:color="FFFFFF" w:fill="B3B3B3"/>
            <w:vAlign w:val="center"/>
          </w:tcPr>
          <w:p w14:paraId="572BC756" w14:textId="77777777" w:rsidR="00E3550E" w:rsidRDefault="00E3550E" w:rsidP="00C8020D">
            <w:pPr>
              <w:jc w:val="center"/>
              <w:rPr>
                <w:sz w:val="18"/>
                <w:szCs w:val="18"/>
              </w:rPr>
            </w:pPr>
            <w:r>
              <w:rPr>
                <w:rFonts w:hint="eastAsia"/>
                <w:sz w:val="18"/>
                <w:szCs w:val="18"/>
              </w:rPr>
              <w:t>……</w:t>
            </w:r>
          </w:p>
        </w:tc>
        <w:tc>
          <w:tcPr>
            <w:tcW w:w="2322" w:type="dxa"/>
            <w:vAlign w:val="center"/>
          </w:tcPr>
          <w:p w14:paraId="458B19D7" w14:textId="77777777" w:rsidR="00E3550E" w:rsidRDefault="00E3550E" w:rsidP="00C8020D">
            <w:pPr>
              <w:jc w:val="center"/>
              <w:rPr>
                <w:rFonts w:ascii="宋体" w:hAnsi="宋体"/>
                <w:sz w:val="18"/>
                <w:szCs w:val="18"/>
              </w:rPr>
            </w:pPr>
            <w:r>
              <w:rPr>
                <w:rFonts w:ascii="宋体" w:hAnsi="宋体" w:hint="eastAsia"/>
                <w:sz w:val="18"/>
                <w:szCs w:val="18"/>
              </w:rPr>
              <w:t>……</w:t>
            </w:r>
          </w:p>
        </w:tc>
        <w:tc>
          <w:tcPr>
            <w:tcW w:w="2693" w:type="dxa"/>
            <w:vAlign w:val="center"/>
          </w:tcPr>
          <w:p w14:paraId="046B20A8" w14:textId="77777777" w:rsidR="00E3550E" w:rsidRDefault="00E3550E" w:rsidP="00C8020D">
            <w:pPr>
              <w:tabs>
                <w:tab w:val="center" w:pos="1234"/>
                <w:tab w:val="right" w:pos="2349"/>
              </w:tabs>
              <w:jc w:val="center"/>
              <w:rPr>
                <w:rFonts w:ascii="宋体" w:hAnsi="宋体"/>
                <w:sz w:val="18"/>
                <w:szCs w:val="18"/>
              </w:rPr>
            </w:pPr>
            <w:r>
              <w:rPr>
                <w:rFonts w:ascii="宋体" w:hAnsi="宋体" w:hint="eastAsia"/>
                <w:sz w:val="18"/>
                <w:szCs w:val="18"/>
              </w:rPr>
              <w:t>……</w:t>
            </w:r>
          </w:p>
        </w:tc>
        <w:tc>
          <w:tcPr>
            <w:tcW w:w="2692" w:type="dxa"/>
            <w:vAlign w:val="center"/>
          </w:tcPr>
          <w:p w14:paraId="1CD06E74" w14:textId="77777777" w:rsidR="00E3550E" w:rsidRDefault="00E3550E" w:rsidP="00C8020D">
            <w:pPr>
              <w:jc w:val="center"/>
              <w:rPr>
                <w:rFonts w:ascii="宋体" w:hAnsi="宋体"/>
                <w:sz w:val="18"/>
                <w:szCs w:val="18"/>
              </w:rPr>
            </w:pPr>
            <w:r>
              <w:rPr>
                <w:rFonts w:ascii="宋体" w:hAnsi="宋体" w:hint="eastAsia"/>
                <w:sz w:val="18"/>
                <w:szCs w:val="18"/>
              </w:rPr>
              <w:t>……</w:t>
            </w:r>
          </w:p>
        </w:tc>
      </w:tr>
    </w:tbl>
    <w:p w14:paraId="7F1DBD4A" w14:textId="77777777" w:rsidR="00E3550E" w:rsidRDefault="00E3550E" w:rsidP="00E3550E">
      <w:pPr>
        <w:pStyle w:val="2"/>
        <w:spacing w:beforeLines="100" w:before="312" w:afterLines="100" w:after="312" w:line="288" w:lineRule="auto"/>
        <w:rPr>
          <w:rFonts w:ascii="黑体" w:hAnsi="黑体"/>
          <w:b w:val="0"/>
          <w:color w:val="000000"/>
          <w:sz w:val="30"/>
          <w:szCs w:val="30"/>
        </w:rPr>
      </w:pPr>
      <w:bookmarkStart w:id="189" w:name="_Toc390095031"/>
      <w:bookmarkStart w:id="190" w:name="_Toc390095296"/>
      <w:bookmarkStart w:id="191" w:name="_Toc390095361"/>
      <w:bookmarkStart w:id="192" w:name="_Toc390095459"/>
      <w:bookmarkStart w:id="193" w:name="_Toc390095525"/>
      <w:bookmarkStart w:id="194" w:name="_Toc390191888"/>
      <w:bookmarkStart w:id="195" w:name="_Toc390790963"/>
      <w:bookmarkStart w:id="196" w:name="_Toc136780709"/>
      <w:bookmarkStart w:id="197" w:name="_Toc136781864"/>
      <w:bookmarkStart w:id="198" w:name="_Toc136792680"/>
      <w:bookmarkStart w:id="199" w:name="_Toc485289454"/>
      <w:bookmarkStart w:id="200" w:name="_Toc101728967"/>
      <w:bookmarkEnd w:id="182"/>
      <w:bookmarkEnd w:id="183"/>
      <w:bookmarkEnd w:id="184"/>
      <w:bookmarkEnd w:id="185"/>
      <w:bookmarkEnd w:id="186"/>
      <w:bookmarkEnd w:id="187"/>
      <w:bookmarkEnd w:id="188"/>
      <w:r>
        <w:rPr>
          <w:rFonts w:ascii="黑体" w:hAnsi="黑体" w:hint="eastAsia"/>
          <w:b w:val="0"/>
          <w:color w:val="000000"/>
          <w:sz w:val="30"/>
          <w:szCs w:val="30"/>
        </w:rPr>
        <w:t>6.3</w:t>
      </w:r>
      <w:r>
        <w:rPr>
          <w:rFonts w:ascii="黑体" w:hAnsi="黑体"/>
          <w:b w:val="0"/>
          <w:color w:val="000000"/>
          <w:sz w:val="30"/>
          <w:szCs w:val="30"/>
        </w:rPr>
        <w:t xml:space="preserve"> </w:t>
      </w:r>
      <w:r>
        <w:rPr>
          <w:rFonts w:ascii="黑体" w:hAnsi="黑体" w:hint="eastAsia"/>
          <w:b w:val="0"/>
          <w:color w:val="000000"/>
          <w:sz w:val="30"/>
          <w:szCs w:val="30"/>
        </w:rPr>
        <w:t>测试</w:t>
      </w:r>
      <w:bookmarkEnd w:id="189"/>
      <w:bookmarkEnd w:id="190"/>
      <w:bookmarkEnd w:id="191"/>
      <w:bookmarkEnd w:id="192"/>
      <w:bookmarkEnd w:id="193"/>
      <w:bookmarkEnd w:id="194"/>
      <w:bookmarkEnd w:id="195"/>
      <w:bookmarkEnd w:id="196"/>
      <w:bookmarkEnd w:id="197"/>
      <w:bookmarkEnd w:id="198"/>
      <w:r>
        <w:rPr>
          <w:rFonts w:ascii="黑体" w:hAnsi="黑体" w:hint="eastAsia"/>
          <w:b w:val="0"/>
          <w:color w:val="000000"/>
          <w:sz w:val="30"/>
          <w:szCs w:val="30"/>
        </w:rPr>
        <w:t>分析总结</w:t>
      </w:r>
      <w:bookmarkEnd w:id="199"/>
      <w:bookmarkEnd w:id="200"/>
    </w:p>
    <w:p w14:paraId="32F3CD47" w14:textId="77777777" w:rsidR="00E3550E" w:rsidRDefault="00E3550E" w:rsidP="00E3550E">
      <w:pPr>
        <w:pStyle w:val="3"/>
        <w:spacing w:beforeLines="100" w:before="312" w:after="0" w:line="288" w:lineRule="auto"/>
        <w:ind w:left="960" w:hangingChars="343" w:hanging="960"/>
        <w:rPr>
          <w:rFonts w:ascii="黑体" w:eastAsia="黑体" w:hAnsi="黑体"/>
          <w:b w:val="0"/>
          <w:color w:val="000000"/>
          <w:sz w:val="28"/>
          <w:szCs w:val="28"/>
        </w:rPr>
      </w:pPr>
      <w:bookmarkStart w:id="201" w:name="_Toc101728968"/>
      <w:r>
        <w:rPr>
          <w:rFonts w:ascii="黑体" w:eastAsia="黑体" w:hAnsi="黑体" w:hint="eastAsia"/>
          <w:b w:val="0"/>
          <w:color w:val="000000"/>
          <w:sz w:val="28"/>
          <w:szCs w:val="28"/>
        </w:rPr>
        <w:t>6</w:t>
      </w:r>
      <w:r>
        <w:rPr>
          <w:rFonts w:ascii="黑体" w:eastAsia="黑体" w:hAnsi="黑体"/>
          <w:b w:val="0"/>
          <w:color w:val="000000"/>
          <w:sz w:val="28"/>
          <w:szCs w:val="28"/>
        </w:rPr>
        <w:t>.</w:t>
      </w:r>
      <w:r>
        <w:rPr>
          <w:rFonts w:ascii="黑体" w:eastAsia="黑体" w:hAnsi="黑体" w:hint="eastAsia"/>
          <w:b w:val="0"/>
          <w:color w:val="000000"/>
          <w:sz w:val="28"/>
          <w:szCs w:val="28"/>
        </w:rPr>
        <w:t>3</w:t>
      </w:r>
      <w:r>
        <w:rPr>
          <w:rFonts w:ascii="黑体" w:eastAsia="黑体" w:hAnsi="黑体"/>
          <w:b w:val="0"/>
          <w:color w:val="000000"/>
          <w:sz w:val="28"/>
          <w:szCs w:val="28"/>
        </w:rPr>
        <w:t>.</w:t>
      </w:r>
      <w:r>
        <w:rPr>
          <w:rFonts w:ascii="黑体" w:eastAsia="黑体" w:hAnsi="黑体" w:hint="eastAsia"/>
          <w:b w:val="0"/>
          <w:color w:val="000000"/>
          <w:sz w:val="28"/>
          <w:szCs w:val="28"/>
        </w:rPr>
        <w:t>1</w:t>
      </w:r>
      <w:r>
        <w:rPr>
          <w:rFonts w:ascii="黑体" w:eastAsia="黑体" w:hAnsi="黑体"/>
          <w:b w:val="0"/>
          <w:color w:val="000000"/>
          <w:sz w:val="28"/>
          <w:szCs w:val="28"/>
        </w:rPr>
        <w:t xml:space="preserve"> </w:t>
      </w:r>
      <w:r>
        <w:rPr>
          <w:rFonts w:ascii="黑体" w:eastAsia="黑体" w:hAnsi="黑体" w:hint="eastAsia"/>
          <w:b w:val="0"/>
          <w:color w:val="000000"/>
          <w:sz w:val="28"/>
          <w:szCs w:val="28"/>
        </w:rPr>
        <w:t>系统的缺陷报告分析</w:t>
      </w:r>
      <w:bookmarkEnd w:id="201"/>
    </w:p>
    <w:p w14:paraId="4E16DDE8" w14:textId="77777777" w:rsidR="00E3550E" w:rsidRDefault="00E3550E" w:rsidP="00E3550E">
      <w:pPr>
        <w:spacing w:line="288" w:lineRule="auto"/>
        <w:ind w:firstLineChars="200" w:firstLine="480"/>
        <w:rPr>
          <w:snapToGrid w:val="0"/>
          <w:kern w:val="0"/>
          <w:sz w:val="24"/>
        </w:rPr>
      </w:pPr>
      <w:r>
        <w:rPr>
          <w:rFonts w:hint="eastAsia"/>
          <w:snapToGrid w:val="0"/>
          <w:kern w:val="0"/>
          <w:sz w:val="24"/>
        </w:rPr>
        <w:t>通过对系统的各项功能设计测试用例进行黑盒测试，对系统的各方面缺陷进行总结整理，系统缺陷报告表如表</w:t>
      </w:r>
      <w:r>
        <w:rPr>
          <w:rFonts w:hint="eastAsia"/>
          <w:snapToGrid w:val="0"/>
          <w:kern w:val="0"/>
          <w:sz w:val="24"/>
        </w:rPr>
        <w:t>6-3</w:t>
      </w:r>
      <w:r>
        <w:rPr>
          <w:rFonts w:hint="eastAsia"/>
          <w:snapToGrid w:val="0"/>
          <w:kern w:val="0"/>
          <w:sz w:val="24"/>
        </w:rPr>
        <w:t>所示。</w:t>
      </w:r>
    </w:p>
    <w:p w14:paraId="5E4BE133" w14:textId="77777777" w:rsidR="00E3550E" w:rsidRDefault="00E3550E" w:rsidP="00E3550E">
      <w:pPr>
        <w:pStyle w:val="af9"/>
        <w:tabs>
          <w:tab w:val="left" w:pos="0"/>
        </w:tabs>
        <w:spacing w:line="288" w:lineRule="auto"/>
        <w:ind w:left="432" w:firstLineChars="0" w:hanging="432"/>
        <w:rPr>
          <w:rFonts w:ascii="黑体" w:eastAsia="黑体" w:hAnsi="黑体"/>
          <w:sz w:val="21"/>
          <w:szCs w:val="21"/>
        </w:rPr>
      </w:pPr>
    </w:p>
    <w:p w14:paraId="200B4C27" w14:textId="77777777" w:rsidR="00E3550E" w:rsidRDefault="00E3550E" w:rsidP="00E3550E">
      <w:pPr>
        <w:pStyle w:val="af9"/>
        <w:tabs>
          <w:tab w:val="left" w:pos="0"/>
        </w:tabs>
        <w:spacing w:line="288" w:lineRule="auto"/>
        <w:ind w:left="432" w:firstLineChars="0" w:hanging="432"/>
        <w:jc w:val="center"/>
        <w:rPr>
          <w:rFonts w:ascii="黑体" w:eastAsia="黑体" w:hAnsi="黑体"/>
          <w:sz w:val="21"/>
          <w:szCs w:val="21"/>
        </w:rPr>
      </w:pPr>
      <w:r>
        <w:rPr>
          <w:rFonts w:ascii="黑体" w:eastAsia="黑体" w:hAnsi="黑体" w:hint="eastAsia"/>
          <w:sz w:val="21"/>
          <w:szCs w:val="21"/>
        </w:rPr>
        <w:t>表6-</w:t>
      </w:r>
      <w:r>
        <w:rPr>
          <w:rFonts w:ascii="黑体" w:eastAsia="黑体" w:hAnsi="黑体"/>
          <w:sz w:val="21"/>
          <w:szCs w:val="21"/>
        </w:rPr>
        <w:t>3</w:t>
      </w:r>
      <w:r>
        <w:rPr>
          <w:rFonts w:ascii="黑体" w:eastAsia="黑体" w:hAnsi="黑体" w:hint="eastAsia"/>
          <w:sz w:val="21"/>
          <w:szCs w:val="21"/>
        </w:rPr>
        <w:t xml:space="preserve"> 系统缺陷报告表</w:t>
      </w:r>
    </w:p>
    <w:tbl>
      <w:tblPr>
        <w:tblW w:w="0" w:type="auto"/>
        <w:jc w:val="center"/>
        <w:tblBorders>
          <w:top w:val="single" w:sz="12" w:space="0" w:color="auto"/>
          <w:bottom w:val="single" w:sz="12" w:space="0" w:color="auto"/>
          <w:insideH w:val="single" w:sz="2" w:space="0" w:color="auto"/>
          <w:insideV w:val="single" w:sz="2" w:space="0" w:color="auto"/>
        </w:tblBorders>
        <w:tblLayout w:type="fixed"/>
        <w:tblLook w:val="0000" w:firstRow="0" w:lastRow="0" w:firstColumn="0" w:lastColumn="0" w:noHBand="0" w:noVBand="0"/>
      </w:tblPr>
      <w:tblGrid>
        <w:gridCol w:w="598"/>
        <w:gridCol w:w="489"/>
        <w:gridCol w:w="905"/>
        <w:gridCol w:w="1417"/>
        <w:gridCol w:w="814"/>
        <w:gridCol w:w="1171"/>
        <w:gridCol w:w="58"/>
        <w:gridCol w:w="1218"/>
        <w:gridCol w:w="1847"/>
      </w:tblGrid>
      <w:tr w:rsidR="00E3550E" w14:paraId="46FFE7F6" w14:textId="77777777" w:rsidTr="00C8020D">
        <w:trPr>
          <w:trHeight w:val="505"/>
          <w:jc w:val="center"/>
        </w:trPr>
        <w:tc>
          <w:tcPr>
            <w:tcW w:w="1087" w:type="dxa"/>
            <w:gridSpan w:val="2"/>
            <w:vAlign w:val="center"/>
          </w:tcPr>
          <w:p w14:paraId="6C7539D9" w14:textId="77777777" w:rsidR="00E3550E" w:rsidRDefault="00E3550E" w:rsidP="00C8020D">
            <w:pPr>
              <w:spacing w:beforeLines="30" w:before="93" w:afterLines="30" w:after="93"/>
              <w:jc w:val="center"/>
              <w:rPr>
                <w:rFonts w:ascii="宋体" w:hAnsi="宋体"/>
                <w:sz w:val="18"/>
                <w:szCs w:val="18"/>
              </w:rPr>
            </w:pPr>
            <w:r>
              <w:rPr>
                <w:rFonts w:ascii="宋体" w:hAnsi="宋体" w:hint="eastAsia"/>
                <w:sz w:val="18"/>
                <w:szCs w:val="18"/>
              </w:rPr>
              <w:t>项目编号</w:t>
            </w:r>
          </w:p>
        </w:tc>
        <w:tc>
          <w:tcPr>
            <w:tcW w:w="3136" w:type="dxa"/>
            <w:gridSpan w:val="3"/>
            <w:vAlign w:val="center"/>
          </w:tcPr>
          <w:p w14:paraId="6839372F" w14:textId="77777777" w:rsidR="00E3550E" w:rsidRDefault="00E3550E" w:rsidP="00C8020D">
            <w:pPr>
              <w:spacing w:beforeLines="30" w:before="93" w:afterLines="30" w:after="93"/>
              <w:jc w:val="center"/>
              <w:rPr>
                <w:rFonts w:ascii="宋体" w:hAnsi="宋体"/>
                <w:sz w:val="18"/>
                <w:szCs w:val="18"/>
              </w:rPr>
            </w:pPr>
            <w:r>
              <w:rPr>
                <w:rFonts w:ascii="宋体" w:hAnsi="宋体"/>
                <w:sz w:val="18"/>
                <w:szCs w:val="18"/>
              </w:rPr>
              <w:t>SleepyR</w:t>
            </w:r>
            <w:r>
              <w:rPr>
                <w:rFonts w:ascii="宋体" w:hAnsi="宋体" w:hint="eastAsia"/>
                <w:sz w:val="18"/>
                <w:szCs w:val="18"/>
              </w:rPr>
              <w:t>01</w:t>
            </w:r>
          </w:p>
        </w:tc>
        <w:tc>
          <w:tcPr>
            <w:tcW w:w="1229" w:type="dxa"/>
            <w:gridSpan w:val="2"/>
            <w:vAlign w:val="center"/>
          </w:tcPr>
          <w:p w14:paraId="760701ED" w14:textId="77777777" w:rsidR="00E3550E" w:rsidRDefault="00E3550E" w:rsidP="00C8020D">
            <w:pPr>
              <w:spacing w:beforeLines="30" w:before="93" w:afterLines="30" w:after="93"/>
              <w:jc w:val="center"/>
              <w:rPr>
                <w:rFonts w:ascii="宋体" w:hAnsi="宋体"/>
                <w:sz w:val="18"/>
                <w:szCs w:val="18"/>
              </w:rPr>
            </w:pPr>
            <w:r>
              <w:rPr>
                <w:rFonts w:ascii="宋体" w:hAnsi="宋体" w:hint="eastAsia"/>
                <w:sz w:val="18"/>
                <w:szCs w:val="18"/>
              </w:rPr>
              <w:t>产品名称</w:t>
            </w:r>
          </w:p>
        </w:tc>
        <w:tc>
          <w:tcPr>
            <w:tcW w:w="3065" w:type="dxa"/>
            <w:gridSpan w:val="2"/>
            <w:vAlign w:val="center"/>
          </w:tcPr>
          <w:p w14:paraId="05E1EAF8" w14:textId="77777777" w:rsidR="00E3550E" w:rsidRDefault="00E3550E" w:rsidP="00C8020D">
            <w:pPr>
              <w:spacing w:beforeLines="30" w:before="93" w:afterLines="30" w:after="93"/>
              <w:jc w:val="center"/>
              <w:rPr>
                <w:rFonts w:ascii="宋体" w:hAnsi="宋体"/>
                <w:sz w:val="18"/>
                <w:szCs w:val="18"/>
              </w:rPr>
            </w:pPr>
            <w:r>
              <w:rPr>
                <w:rFonts w:ascii="宋体" w:hAnsi="宋体" w:hint="eastAsia"/>
                <w:sz w:val="18"/>
                <w:szCs w:val="18"/>
              </w:rPr>
              <w:t>门店</w:t>
            </w:r>
            <w:r>
              <w:rPr>
                <w:rFonts w:ascii="宋体" w:hAnsi="宋体"/>
                <w:sz w:val="18"/>
                <w:szCs w:val="18"/>
              </w:rPr>
              <w:t>搜索推荐系统</w:t>
            </w:r>
          </w:p>
        </w:tc>
      </w:tr>
      <w:tr w:rsidR="00E3550E" w14:paraId="34666CB1" w14:textId="77777777" w:rsidTr="00C8020D">
        <w:trPr>
          <w:jc w:val="center"/>
        </w:trPr>
        <w:tc>
          <w:tcPr>
            <w:tcW w:w="1087" w:type="dxa"/>
            <w:gridSpan w:val="2"/>
            <w:vAlign w:val="center"/>
          </w:tcPr>
          <w:p w14:paraId="6272A73A" w14:textId="77777777" w:rsidR="00E3550E" w:rsidRDefault="00E3550E" w:rsidP="00C8020D">
            <w:pPr>
              <w:spacing w:beforeLines="30" w:before="93" w:afterLines="30" w:after="93"/>
              <w:jc w:val="center"/>
              <w:rPr>
                <w:rFonts w:ascii="宋体" w:hAnsi="宋体"/>
                <w:sz w:val="18"/>
                <w:szCs w:val="18"/>
              </w:rPr>
            </w:pPr>
            <w:r>
              <w:rPr>
                <w:rFonts w:ascii="宋体" w:hAnsi="宋体" w:hint="eastAsia"/>
                <w:sz w:val="18"/>
                <w:szCs w:val="18"/>
              </w:rPr>
              <w:t>测试人员</w:t>
            </w:r>
          </w:p>
        </w:tc>
        <w:tc>
          <w:tcPr>
            <w:tcW w:w="3136" w:type="dxa"/>
            <w:gridSpan w:val="3"/>
            <w:vAlign w:val="center"/>
          </w:tcPr>
          <w:p w14:paraId="63863442" w14:textId="77777777" w:rsidR="00E3550E" w:rsidRDefault="00E3550E" w:rsidP="00C8020D">
            <w:pPr>
              <w:spacing w:beforeLines="30" w:before="93" w:afterLines="30" w:after="93"/>
              <w:jc w:val="center"/>
              <w:rPr>
                <w:rFonts w:ascii="宋体" w:hAnsi="宋体"/>
                <w:sz w:val="18"/>
                <w:szCs w:val="18"/>
              </w:rPr>
            </w:pPr>
            <w:r>
              <w:rPr>
                <w:rFonts w:ascii="宋体" w:hAnsi="宋体" w:hint="eastAsia"/>
                <w:sz w:val="18"/>
                <w:szCs w:val="18"/>
              </w:rPr>
              <w:t>孙宇锐</w:t>
            </w:r>
          </w:p>
        </w:tc>
        <w:tc>
          <w:tcPr>
            <w:tcW w:w="1229" w:type="dxa"/>
            <w:gridSpan w:val="2"/>
            <w:vAlign w:val="center"/>
          </w:tcPr>
          <w:p w14:paraId="2E8FC02A" w14:textId="77777777" w:rsidR="00E3550E" w:rsidRDefault="00E3550E" w:rsidP="00C8020D">
            <w:pPr>
              <w:spacing w:beforeLines="30" w:before="93" w:afterLines="30" w:after="93"/>
              <w:jc w:val="center"/>
              <w:rPr>
                <w:rFonts w:ascii="宋体" w:hAnsi="宋体"/>
                <w:sz w:val="18"/>
                <w:szCs w:val="18"/>
              </w:rPr>
            </w:pPr>
            <w:r>
              <w:rPr>
                <w:rFonts w:ascii="宋体" w:hAnsi="宋体" w:hint="eastAsia"/>
                <w:sz w:val="18"/>
                <w:szCs w:val="18"/>
              </w:rPr>
              <w:t>测试类型</w:t>
            </w:r>
          </w:p>
        </w:tc>
        <w:tc>
          <w:tcPr>
            <w:tcW w:w="3065" w:type="dxa"/>
            <w:gridSpan w:val="2"/>
            <w:vAlign w:val="center"/>
          </w:tcPr>
          <w:p w14:paraId="5BCBCC38" w14:textId="77777777" w:rsidR="00E3550E" w:rsidRDefault="00E3550E" w:rsidP="00C8020D">
            <w:pPr>
              <w:spacing w:beforeLines="30" w:before="93" w:afterLines="30" w:after="93"/>
              <w:jc w:val="center"/>
              <w:rPr>
                <w:rFonts w:ascii="宋体" w:hAnsi="宋体"/>
                <w:sz w:val="18"/>
                <w:szCs w:val="18"/>
              </w:rPr>
            </w:pPr>
            <w:r>
              <w:rPr>
                <w:rFonts w:ascii="宋体" w:hAnsi="宋体" w:hint="eastAsia"/>
                <w:sz w:val="18"/>
                <w:szCs w:val="18"/>
              </w:rPr>
              <w:t>功能性测试</w:t>
            </w:r>
          </w:p>
        </w:tc>
      </w:tr>
      <w:tr w:rsidR="00E3550E" w14:paraId="1FF48469" w14:textId="77777777" w:rsidTr="00C8020D">
        <w:trPr>
          <w:jc w:val="center"/>
        </w:trPr>
        <w:tc>
          <w:tcPr>
            <w:tcW w:w="1087" w:type="dxa"/>
            <w:gridSpan w:val="2"/>
            <w:vAlign w:val="center"/>
          </w:tcPr>
          <w:p w14:paraId="58648ECD" w14:textId="77777777" w:rsidR="00E3550E" w:rsidRDefault="00E3550E" w:rsidP="00C8020D">
            <w:pPr>
              <w:spacing w:beforeLines="30" w:before="93" w:afterLines="30" w:after="93"/>
              <w:jc w:val="center"/>
              <w:rPr>
                <w:rFonts w:ascii="宋体" w:hAnsi="宋体"/>
                <w:sz w:val="18"/>
                <w:szCs w:val="18"/>
              </w:rPr>
            </w:pPr>
            <w:r>
              <w:rPr>
                <w:rFonts w:ascii="宋体" w:hAnsi="宋体" w:hint="eastAsia"/>
                <w:sz w:val="18"/>
                <w:szCs w:val="18"/>
              </w:rPr>
              <w:t>测试时间</w:t>
            </w:r>
          </w:p>
        </w:tc>
        <w:tc>
          <w:tcPr>
            <w:tcW w:w="3136" w:type="dxa"/>
            <w:gridSpan w:val="3"/>
            <w:vAlign w:val="center"/>
          </w:tcPr>
          <w:p w14:paraId="24C739C6" w14:textId="77777777" w:rsidR="00E3550E" w:rsidRDefault="00E3550E" w:rsidP="00C8020D">
            <w:pPr>
              <w:spacing w:beforeLines="30" w:before="93" w:afterLines="30" w:after="93"/>
              <w:jc w:val="center"/>
              <w:rPr>
                <w:rFonts w:ascii="宋体" w:hAnsi="宋体"/>
                <w:sz w:val="18"/>
                <w:szCs w:val="18"/>
              </w:rPr>
            </w:pPr>
            <w:r>
              <w:rPr>
                <w:rFonts w:ascii="宋体" w:hAnsi="宋体"/>
                <w:sz w:val="18"/>
                <w:szCs w:val="18"/>
              </w:rPr>
              <w:t>20</w:t>
            </w:r>
            <w:r>
              <w:rPr>
                <w:rFonts w:ascii="宋体" w:hAnsi="宋体" w:hint="eastAsia"/>
                <w:sz w:val="18"/>
                <w:szCs w:val="18"/>
              </w:rPr>
              <w:t>20</w:t>
            </w:r>
            <w:r>
              <w:rPr>
                <w:rFonts w:ascii="宋体" w:hAnsi="宋体"/>
                <w:sz w:val="18"/>
                <w:szCs w:val="18"/>
              </w:rPr>
              <w:t>-5-</w:t>
            </w:r>
            <w:r>
              <w:rPr>
                <w:rFonts w:ascii="宋体" w:hAnsi="宋体" w:hint="eastAsia"/>
                <w:sz w:val="18"/>
                <w:szCs w:val="18"/>
              </w:rPr>
              <w:t>15</w:t>
            </w:r>
          </w:p>
        </w:tc>
        <w:tc>
          <w:tcPr>
            <w:tcW w:w="1229" w:type="dxa"/>
            <w:gridSpan w:val="2"/>
            <w:vAlign w:val="center"/>
          </w:tcPr>
          <w:p w14:paraId="0A00189B" w14:textId="77777777" w:rsidR="00E3550E" w:rsidRDefault="00E3550E" w:rsidP="00C8020D">
            <w:pPr>
              <w:spacing w:beforeLines="30" w:before="93" w:afterLines="30" w:after="93"/>
              <w:jc w:val="center"/>
              <w:rPr>
                <w:rFonts w:ascii="宋体" w:hAnsi="宋体"/>
                <w:sz w:val="18"/>
                <w:szCs w:val="18"/>
              </w:rPr>
            </w:pPr>
            <w:r>
              <w:rPr>
                <w:rFonts w:ascii="宋体" w:hAnsi="宋体" w:hint="eastAsia"/>
                <w:sz w:val="18"/>
                <w:szCs w:val="18"/>
              </w:rPr>
              <w:t>测试地点</w:t>
            </w:r>
          </w:p>
        </w:tc>
        <w:tc>
          <w:tcPr>
            <w:tcW w:w="3065" w:type="dxa"/>
            <w:gridSpan w:val="2"/>
            <w:vAlign w:val="center"/>
          </w:tcPr>
          <w:p w14:paraId="40BCA436" w14:textId="77777777" w:rsidR="00E3550E" w:rsidRDefault="00E3550E" w:rsidP="00C8020D">
            <w:pPr>
              <w:spacing w:beforeLines="30" w:before="93" w:afterLines="30" w:after="93"/>
              <w:jc w:val="center"/>
              <w:rPr>
                <w:rFonts w:ascii="宋体" w:hAnsi="宋体"/>
                <w:sz w:val="18"/>
                <w:szCs w:val="18"/>
              </w:rPr>
            </w:pPr>
            <w:r>
              <w:rPr>
                <w:rFonts w:ascii="宋体" w:hAnsi="宋体" w:hint="eastAsia"/>
                <w:sz w:val="18"/>
                <w:szCs w:val="18"/>
              </w:rPr>
              <w:t>东北石油大学</w:t>
            </w:r>
          </w:p>
        </w:tc>
      </w:tr>
      <w:tr w:rsidR="00E3550E" w14:paraId="3F56F47B" w14:textId="77777777" w:rsidTr="00C8020D">
        <w:trPr>
          <w:trHeight w:val="383"/>
          <w:jc w:val="center"/>
        </w:trPr>
        <w:tc>
          <w:tcPr>
            <w:tcW w:w="598" w:type="dxa"/>
            <w:vAlign w:val="center"/>
          </w:tcPr>
          <w:p w14:paraId="02886CFE" w14:textId="77777777" w:rsidR="00E3550E" w:rsidRDefault="00E3550E" w:rsidP="00C8020D">
            <w:pPr>
              <w:spacing w:beforeLines="30" w:before="93" w:afterLines="30" w:after="93"/>
              <w:jc w:val="center"/>
              <w:rPr>
                <w:rFonts w:ascii="宋体" w:hAnsi="宋体"/>
                <w:sz w:val="18"/>
                <w:szCs w:val="18"/>
              </w:rPr>
            </w:pPr>
            <w:r>
              <w:rPr>
                <w:rFonts w:ascii="宋体" w:hAnsi="宋体" w:hint="eastAsia"/>
                <w:sz w:val="18"/>
                <w:szCs w:val="18"/>
              </w:rPr>
              <w:t>序号</w:t>
            </w:r>
          </w:p>
        </w:tc>
        <w:tc>
          <w:tcPr>
            <w:tcW w:w="1394" w:type="dxa"/>
            <w:gridSpan w:val="2"/>
            <w:vAlign w:val="center"/>
          </w:tcPr>
          <w:p w14:paraId="46C9EC45" w14:textId="77777777" w:rsidR="00E3550E" w:rsidRDefault="00E3550E" w:rsidP="00C8020D">
            <w:pPr>
              <w:spacing w:beforeLines="30" w:before="93" w:afterLines="30" w:after="93"/>
              <w:jc w:val="center"/>
              <w:rPr>
                <w:rFonts w:ascii="宋体" w:hAnsi="宋体"/>
                <w:sz w:val="18"/>
                <w:szCs w:val="18"/>
              </w:rPr>
            </w:pPr>
            <w:r>
              <w:rPr>
                <w:rFonts w:ascii="宋体" w:hAnsi="宋体" w:hint="eastAsia"/>
                <w:sz w:val="18"/>
                <w:szCs w:val="18"/>
              </w:rPr>
              <w:t>测试项</w:t>
            </w:r>
          </w:p>
        </w:tc>
        <w:tc>
          <w:tcPr>
            <w:tcW w:w="1417" w:type="dxa"/>
            <w:vAlign w:val="center"/>
          </w:tcPr>
          <w:p w14:paraId="4B79DC0C" w14:textId="77777777" w:rsidR="00E3550E" w:rsidRDefault="00E3550E" w:rsidP="00C8020D">
            <w:pPr>
              <w:spacing w:beforeLines="30" w:before="93" w:afterLines="30" w:after="93"/>
              <w:jc w:val="center"/>
              <w:rPr>
                <w:rFonts w:ascii="宋体" w:hAnsi="宋体" w:cs="宋体"/>
                <w:kern w:val="0"/>
                <w:sz w:val="18"/>
                <w:szCs w:val="18"/>
              </w:rPr>
            </w:pPr>
            <w:r>
              <w:rPr>
                <w:rFonts w:ascii="宋体" w:hAnsi="宋体" w:cs="宋体" w:hint="eastAsia"/>
                <w:kern w:val="0"/>
                <w:sz w:val="18"/>
                <w:szCs w:val="18"/>
              </w:rPr>
              <w:t>子测试项</w:t>
            </w:r>
          </w:p>
        </w:tc>
        <w:tc>
          <w:tcPr>
            <w:tcW w:w="1985" w:type="dxa"/>
            <w:gridSpan w:val="2"/>
            <w:vAlign w:val="center"/>
          </w:tcPr>
          <w:p w14:paraId="1CFBA60F" w14:textId="77777777" w:rsidR="00E3550E" w:rsidRDefault="00E3550E" w:rsidP="00C8020D">
            <w:pPr>
              <w:spacing w:beforeLines="30" w:before="93" w:afterLines="30" w:after="93"/>
              <w:jc w:val="center"/>
              <w:rPr>
                <w:rFonts w:ascii="宋体" w:hAnsi="宋体"/>
                <w:sz w:val="18"/>
                <w:szCs w:val="18"/>
              </w:rPr>
            </w:pPr>
            <w:r>
              <w:rPr>
                <w:rFonts w:ascii="宋体" w:hAnsi="宋体" w:cs="宋体" w:hint="eastAsia"/>
                <w:kern w:val="0"/>
                <w:sz w:val="18"/>
                <w:szCs w:val="18"/>
              </w:rPr>
              <w:t>问题描述</w:t>
            </w:r>
          </w:p>
        </w:tc>
        <w:tc>
          <w:tcPr>
            <w:tcW w:w="1276" w:type="dxa"/>
            <w:gridSpan w:val="2"/>
            <w:vAlign w:val="center"/>
          </w:tcPr>
          <w:p w14:paraId="7D1E3DED" w14:textId="77777777" w:rsidR="00E3550E" w:rsidRDefault="00E3550E" w:rsidP="00C8020D">
            <w:pPr>
              <w:spacing w:beforeLines="30" w:before="93" w:afterLines="30" w:after="93"/>
              <w:jc w:val="center"/>
              <w:rPr>
                <w:rFonts w:ascii="宋体" w:hAnsi="宋体" w:cs="宋体"/>
                <w:kern w:val="0"/>
                <w:sz w:val="18"/>
                <w:szCs w:val="18"/>
              </w:rPr>
            </w:pPr>
            <w:r>
              <w:rPr>
                <w:rFonts w:ascii="宋体" w:hAnsi="宋体" w:cs="宋体" w:hint="eastAsia"/>
                <w:kern w:val="0"/>
                <w:sz w:val="18"/>
                <w:szCs w:val="18"/>
              </w:rPr>
              <w:t>缺陷类型</w:t>
            </w:r>
          </w:p>
        </w:tc>
        <w:tc>
          <w:tcPr>
            <w:tcW w:w="1847" w:type="dxa"/>
            <w:vAlign w:val="center"/>
          </w:tcPr>
          <w:p w14:paraId="0C3A9AF2" w14:textId="77777777" w:rsidR="00E3550E" w:rsidRDefault="00E3550E" w:rsidP="00C8020D">
            <w:pPr>
              <w:spacing w:beforeLines="30" w:before="93" w:afterLines="30" w:after="93"/>
              <w:jc w:val="center"/>
              <w:rPr>
                <w:rFonts w:ascii="宋体" w:hAnsi="宋体" w:cs="宋体"/>
                <w:kern w:val="0"/>
                <w:sz w:val="18"/>
                <w:szCs w:val="18"/>
              </w:rPr>
            </w:pPr>
            <w:r>
              <w:rPr>
                <w:rFonts w:ascii="宋体" w:hAnsi="宋体" w:cs="宋体" w:hint="eastAsia"/>
                <w:kern w:val="0"/>
                <w:sz w:val="18"/>
                <w:szCs w:val="18"/>
              </w:rPr>
              <w:t>回归测试结果</w:t>
            </w:r>
          </w:p>
        </w:tc>
      </w:tr>
      <w:tr w:rsidR="00E3550E" w14:paraId="676D911E" w14:textId="77777777" w:rsidTr="00C8020D">
        <w:trPr>
          <w:trHeight w:val="20"/>
          <w:jc w:val="center"/>
        </w:trPr>
        <w:tc>
          <w:tcPr>
            <w:tcW w:w="598" w:type="dxa"/>
            <w:vAlign w:val="center"/>
          </w:tcPr>
          <w:p w14:paraId="05EDDFDD" w14:textId="77777777" w:rsidR="00E3550E" w:rsidRDefault="00E3550E" w:rsidP="00C8020D">
            <w:pPr>
              <w:spacing w:line="360" w:lineRule="auto"/>
              <w:jc w:val="center"/>
              <w:rPr>
                <w:rFonts w:ascii="宋体" w:hAnsi="宋体"/>
                <w:sz w:val="18"/>
                <w:szCs w:val="18"/>
              </w:rPr>
            </w:pPr>
            <w:r>
              <w:rPr>
                <w:rFonts w:ascii="宋体" w:hAnsi="宋体" w:hint="eastAsia"/>
                <w:sz w:val="18"/>
                <w:szCs w:val="18"/>
              </w:rPr>
              <w:t>1</w:t>
            </w:r>
          </w:p>
        </w:tc>
        <w:tc>
          <w:tcPr>
            <w:tcW w:w="1394" w:type="dxa"/>
            <w:gridSpan w:val="2"/>
            <w:vAlign w:val="center"/>
          </w:tcPr>
          <w:p w14:paraId="11B1D836" w14:textId="77777777" w:rsidR="00E3550E" w:rsidRDefault="00E3550E" w:rsidP="00C8020D">
            <w:pPr>
              <w:adjustRightInd w:val="0"/>
              <w:snapToGrid w:val="0"/>
              <w:spacing w:line="288" w:lineRule="auto"/>
              <w:jc w:val="center"/>
              <w:rPr>
                <w:rFonts w:ascii="宋体" w:hAnsi="宋体"/>
                <w:sz w:val="18"/>
                <w:szCs w:val="18"/>
              </w:rPr>
            </w:pPr>
            <w:r>
              <w:rPr>
                <w:rFonts w:ascii="宋体" w:hAnsi="宋体" w:hint="eastAsia"/>
                <w:sz w:val="18"/>
                <w:szCs w:val="18"/>
              </w:rPr>
              <w:t>搜索模块</w:t>
            </w:r>
          </w:p>
        </w:tc>
        <w:tc>
          <w:tcPr>
            <w:tcW w:w="1417" w:type="dxa"/>
            <w:vAlign w:val="center"/>
          </w:tcPr>
          <w:p w14:paraId="6EC0488F" w14:textId="77777777" w:rsidR="00E3550E" w:rsidRDefault="00E3550E" w:rsidP="00C8020D">
            <w:pPr>
              <w:adjustRightInd w:val="0"/>
              <w:snapToGrid w:val="0"/>
              <w:spacing w:line="288" w:lineRule="auto"/>
              <w:jc w:val="center"/>
              <w:rPr>
                <w:rFonts w:ascii="宋体" w:hAnsi="宋体"/>
                <w:sz w:val="18"/>
                <w:szCs w:val="18"/>
              </w:rPr>
            </w:pPr>
            <w:r>
              <w:rPr>
                <w:rFonts w:ascii="宋体" w:hAnsi="宋体" w:hint="eastAsia"/>
                <w:sz w:val="18"/>
                <w:szCs w:val="18"/>
              </w:rPr>
              <w:t>相关性搜索</w:t>
            </w:r>
          </w:p>
        </w:tc>
        <w:tc>
          <w:tcPr>
            <w:tcW w:w="1985" w:type="dxa"/>
            <w:gridSpan w:val="2"/>
            <w:vAlign w:val="center"/>
          </w:tcPr>
          <w:p w14:paraId="61AC97F3" w14:textId="77777777" w:rsidR="00E3550E" w:rsidRDefault="00E3550E" w:rsidP="00C8020D">
            <w:pPr>
              <w:adjustRightInd w:val="0"/>
              <w:snapToGrid w:val="0"/>
              <w:spacing w:line="288" w:lineRule="auto"/>
              <w:jc w:val="center"/>
              <w:rPr>
                <w:rFonts w:ascii="宋体" w:hAnsi="宋体"/>
                <w:sz w:val="18"/>
                <w:szCs w:val="18"/>
              </w:rPr>
            </w:pPr>
            <w:r>
              <w:rPr>
                <w:rFonts w:ascii="宋体" w:hAnsi="宋体" w:hint="eastAsia"/>
                <w:sz w:val="18"/>
                <w:szCs w:val="18"/>
              </w:rPr>
              <w:t>搜索“吃饭”显示信息较少</w:t>
            </w:r>
          </w:p>
        </w:tc>
        <w:tc>
          <w:tcPr>
            <w:tcW w:w="1276" w:type="dxa"/>
            <w:gridSpan w:val="2"/>
            <w:vAlign w:val="center"/>
          </w:tcPr>
          <w:p w14:paraId="354E24D0" w14:textId="77777777" w:rsidR="00E3550E" w:rsidRDefault="00E3550E" w:rsidP="00C8020D">
            <w:pPr>
              <w:adjustRightInd w:val="0"/>
              <w:snapToGrid w:val="0"/>
              <w:spacing w:beforeLines="50" w:before="156" w:line="288" w:lineRule="auto"/>
              <w:jc w:val="center"/>
              <w:rPr>
                <w:rFonts w:ascii="宋体" w:hAnsi="宋体"/>
                <w:sz w:val="18"/>
                <w:szCs w:val="18"/>
              </w:rPr>
            </w:pPr>
            <w:r>
              <w:rPr>
                <w:rFonts w:ascii="宋体" w:hAnsi="宋体" w:hint="eastAsia"/>
                <w:sz w:val="18"/>
                <w:szCs w:val="18"/>
              </w:rPr>
              <w:t>中等</w:t>
            </w:r>
          </w:p>
        </w:tc>
        <w:tc>
          <w:tcPr>
            <w:tcW w:w="1847" w:type="dxa"/>
            <w:vAlign w:val="center"/>
          </w:tcPr>
          <w:p w14:paraId="11E709BF" w14:textId="77777777" w:rsidR="00E3550E" w:rsidRDefault="00E3550E" w:rsidP="00C8020D">
            <w:pPr>
              <w:adjustRightInd w:val="0"/>
              <w:snapToGrid w:val="0"/>
              <w:spacing w:beforeLines="50" w:before="156" w:line="288" w:lineRule="auto"/>
              <w:jc w:val="center"/>
              <w:rPr>
                <w:rFonts w:ascii="宋体" w:hAnsi="宋体"/>
                <w:sz w:val="18"/>
                <w:szCs w:val="18"/>
              </w:rPr>
            </w:pPr>
            <w:r>
              <w:rPr>
                <w:rFonts w:ascii="宋体" w:hAnsi="宋体" w:hint="eastAsia"/>
                <w:sz w:val="18"/>
                <w:szCs w:val="18"/>
              </w:rPr>
              <w:t>通过</w:t>
            </w:r>
          </w:p>
        </w:tc>
      </w:tr>
      <w:tr w:rsidR="00E3550E" w14:paraId="1E6BC1B3" w14:textId="77777777" w:rsidTr="00C8020D">
        <w:trPr>
          <w:trHeight w:val="20"/>
          <w:jc w:val="center"/>
        </w:trPr>
        <w:tc>
          <w:tcPr>
            <w:tcW w:w="598" w:type="dxa"/>
            <w:vAlign w:val="center"/>
          </w:tcPr>
          <w:p w14:paraId="71651698" w14:textId="77777777" w:rsidR="00E3550E" w:rsidRDefault="00E3550E" w:rsidP="00C8020D">
            <w:pPr>
              <w:spacing w:line="360" w:lineRule="auto"/>
              <w:jc w:val="center"/>
              <w:rPr>
                <w:rFonts w:ascii="宋体" w:hAnsi="宋体"/>
                <w:sz w:val="18"/>
                <w:szCs w:val="18"/>
              </w:rPr>
            </w:pPr>
            <w:r>
              <w:rPr>
                <w:rFonts w:ascii="宋体" w:hAnsi="宋体" w:hint="eastAsia"/>
                <w:sz w:val="18"/>
                <w:szCs w:val="18"/>
              </w:rPr>
              <w:t>2</w:t>
            </w:r>
          </w:p>
        </w:tc>
        <w:tc>
          <w:tcPr>
            <w:tcW w:w="1394" w:type="dxa"/>
            <w:gridSpan w:val="2"/>
            <w:vAlign w:val="center"/>
          </w:tcPr>
          <w:p w14:paraId="4E20B83C" w14:textId="77777777" w:rsidR="00E3550E" w:rsidRDefault="00E3550E" w:rsidP="00C8020D">
            <w:pPr>
              <w:adjustRightInd w:val="0"/>
              <w:snapToGrid w:val="0"/>
              <w:spacing w:line="288" w:lineRule="auto"/>
              <w:jc w:val="center"/>
              <w:rPr>
                <w:rFonts w:ascii="宋体" w:hAnsi="宋体"/>
                <w:sz w:val="18"/>
                <w:szCs w:val="18"/>
              </w:rPr>
            </w:pPr>
            <w:r>
              <w:rPr>
                <w:rFonts w:ascii="宋体" w:hAnsi="宋体" w:hint="eastAsia"/>
                <w:sz w:val="18"/>
                <w:szCs w:val="18"/>
              </w:rPr>
              <w:t>搜索模块</w:t>
            </w:r>
          </w:p>
        </w:tc>
        <w:tc>
          <w:tcPr>
            <w:tcW w:w="1417" w:type="dxa"/>
            <w:vAlign w:val="center"/>
          </w:tcPr>
          <w:p w14:paraId="5848A8BE" w14:textId="77777777" w:rsidR="00E3550E" w:rsidRDefault="00E3550E" w:rsidP="00C8020D">
            <w:pPr>
              <w:adjustRightInd w:val="0"/>
              <w:snapToGrid w:val="0"/>
              <w:spacing w:line="288" w:lineRule="auto"/>
              <w:jc w:val="center"/>
              <w:rPr>
                <w:rFonts w:ascii="宋体" w:hAnsi="宋体"/>
                <w:sz w:val="18"/>
                <w:szCs w:val="18"/>
              </w:rPr>
            </w:pPr>
            <w:r>
              <w:rPr>
                <w:rFonts w:ascii="宋体" w:hAnsi="宋体" w:hint="eastAsia"/>
                <w:sz w:val="18"/>
                <w:szCs w:val="18"/>
              </w:rPr>
              <w:t>关键词搜索</w:t>
            </w:r>
          </w:p>
        </w:tc>
        <w:tc>
          <w:tcPr>
            <w:tcW w:w="1985" w:type="dxa"/>
            <w:gridSpan w:val="2"/>
            <w:vAlign w:val="center"/>
          </w:tcPr>
          <w:p w14:paraId="767E5DC8" w14:textId="77777777" w:rsidR="00E3550E" w:rsidRDefault="00E3550E" w:rsidP="00C8020D">
            <w:pPr>
              <w:adjustRightInd w:val="0"/>
              <w:snapToGrid w:val="0"/>
              <w:spacing w:line="288" w:lineRule="auto"/>
              <w:jc w:val="center"/>
              <w:rPr>
                <w:rFonts w:ascii="宋体" w:hAnsi="宋体"/>
                <w:sz w:val="18"/>
                <w:szCs w:val="18"/>
              </w:rPr>
            </w:pPr>
            <w:r>
              <w:rPr>
                <w:rFonts w:ascii="宋体" w:hAnsi="宋体" w:hint="eastAsia"/>
                <w:sz w:val="18"/>
                <w:szCs w:val="18"/>
              </w:rPr>
              <w:t>未输入关键词不显示提示信息</w:t>
            </w:r>
          </w:p>
        </w:tc>
        <w:tc>
          <w:tcPr>
            <w:tcW w:w="1276" w:type="dxa"/>
            <w:gridSpan w:val="2"/>
            <w:vAlign w:val="center"/>
          </w:tcPr>
          <w:p w14:paraId="68E0BCE9" w14:textId="77777777" w:rsidR="00E3550E" w:rsidRDefault="00E3550E" w:rsidP="00C8020D">
            <w:pPr>
              <w:adjustRightInd w:val="0"/>
              <w:snapToGrid w:val="0"/>
              <w:spacing w:beforeLines="50" w:before="156" w:line="288" w:lineRule="auto"/>
              <w:jc w:val="center"/>
              <w:rPr>
                <w:rFonts w:ascii="宋体" w:hAnsi="宋体"/>
                <w:sz w:val="18"/>
                <w:szCs w:val="18"/>
              </w:rPr>
            </w:pPr>
            <w:r>
              <w:rPr>
                <w:rFonts w:ascii="宋体" w:hAnsi="宋体" w:hint="eastAsia"/>
                <w:sz w:val="18"/>
                <w:szCs w:val="18"/>
              </w:rPr>
              <w:t>微小</w:t>
            </w:r>
          </w:p>
        </w:tc>
        <w:tc>
          <w:tcPr>
            <w:tcW w:w="1847" w:type="dxa"/>
            <w:vAlign w:val="center"/>
          </w:tcPr>
          <w:p w14:paraId="10BC2F35" w14:textId="77777777" w:rsidR="00E3550E" w:rsidRDefault="00E3550E" w:rsidP="00C8020D">
            <w:pPr>
              <w:adjustRightInd w:val="0"/>
              <w:snapToGrid w:val="0"/>
              <w:spacing w:beforeLines="50" w:before="156" w:line="288" w:lineRule="auto"/>
              <w:jc w:val="center"/>
              <w:rPr>
                <w:rFonts w:ascii="宋体" w:hAnsi="宋体"/>
                <w:sz w:val="18"/>
                <w:szCs w:val="18"/>
              </w:rPr>
            </w:pPr>
            <w:r>
              <w:rPr>
                <w:rFonts w:ascii="宋体" w:hAnsi="宋体" w:hint="eastAsia"/>
                <w:sz w:val="18"/>
                <w:szCs w:val="18"/>
              </w:rPr>
              <w:t>通过</w:t>
            </w:r>
          </w:p>
        </w:tc>
      </w:tr>
      <w:tr w:rsidR="00E3550E" w14:paraId="661DCB84" w14:textId="77777777" w:rsidTr="00C8020D">
        <w:trPr>
          <w:trHeight w:val="20"/>
          <w:jc w:val="center"/>
        </w:trPr>
        <w:tc>
          <w:tcPr>
            <w:tcW w:w="598" w:type="dxa"/>
            <w:vAlign w:val="center"/>
          </w:tcPr>
          <w:p w14:paraId="26F2A168" w14:textId="77777777" w:rsidR="00E3550E" w:rsidRDefault="00E3550E" w:rsidP="00C8020D">
            <w:pPr>
              <w:spacing w:line="360" w:lineRule="auto"/>
              <w:jc w:val="center"/>
              <w:rPr>
                <w:rFonts w:ascii="宋体" w:hAnsi="宋体"/>
                <w:sz w:val="18"/>
                <w:szCs w:val="18"/>
              </w:rPr>
            </w:pPr>
            <w:r>
              <w:rPr>
                <w:rFonts w:ascii="宋体" w:hAnsi="宋体" w:hint="eastAsia"/>
                <w:sz w:val="18"/>
                <w:szCs w:val="18"/>
              </w:rPr>
              <w:t>3</w:t>
            </w:r>
          </w:p>
        </w:tc>
        <w:tc>
          <w:tcPr>
            <w:tcW w:w="1394" w:type="dxa"/>
            <w:gridSpan w:val="2"/>
            <w:vAlign w:val="center"/>
          </w:tcPr>
          <w:p w14:paraId="4526E128" w14:textId="77777777" w:rsidR="00E3550E" w:rsidRDefault="00E3550E" w:rsidP="00C8020D">
            <w:pPr>
              <w:adjustRightInd w:val="0"/>
              <w:snapToGrid w:val="0"/>
              <w:spacing w:line="288" w:lineRule="auto"/>
              <w:jc w:val="center"/>
              <w:rPr>
                <w:rFonts w:ascii="宋体" w:hAnsi="宋体"/>
                <w:sz w:val="18"/>
                <w:szCs w:val="18"/>
              </w:rPr>
            </w:pPr>
            <w:r>
              <w:rPr>
                <w:rFonts w:ascii="宋体" w:hAnsi="宋体" w:hint="eastAsia"/>
                <w:sz w:val="18"/>
                <w:szCs w:val="18"/>
              </w:rPr>
              <w:t>后台管理模块</w:t>
            </w:r>
          </w:p>
        </w:tc>
        <w:tc>
          <w:tcPr>
            <w:tcW w:w="1417" w:type="dxa"/>
            <w:vAlign w:val="center"/>
          </w:tcPr>
          <w:p w14:paraId="7F989538" w14:textId="77777777" w:rsidR="00E3550E" w:rsidRDefault="00E3550E" w:rsidP="00C8020D">
            <w:pPr>
              <w:adjustRightInd w:val="0"/>
              <w:snapToGrid w:val="0"/>
              <w:spacing w:line="288" w:lineRule="auto"/>
              <w:jc w:val="center"/>
              <w:rPr>
                <w:rFonts w:ascii="宋体" w:hAnsi="宋体"/>
                <w:sz w:val="18"/>
                <w:szCs w:val="18"/>
              </w:rPr>
            </w:pPr>
            <w:r>
              <w:rPr>
                <w:rFonts w:ascii="宋体" w:hAnsi="宋体" w:hint="eastAsia"/>
                <w:sz w:val="18"/>
                <w:szCs w:val="18"/>
              </w:rPr>
              <w:t>门店管理</w:t>
            </w:r>
          </w:p>
        </w:tc>
        <w:tc>
          <w:tcPr>
            <w:tcW w:w="1985" w:type="dxa"/>
            <w:gridSpan w:val="2"/>
            <w:vAlign w:val="center"/>
          </w:tcPr>
          <w:p w14:paraId="1BA16F72" w14:textId="77777777" w:rsidR="00E3550E" w:rsidRDefault="00E3550E" w:rsidP="00C8020D">
            <w:pPr>
              <w:adjustRightInd w:val="0"/>
              <w:snapToGrid w:val="0"/>
              <w:spacing w:line="288" w:lineRule="auto"/>
              <w:jc w:val="center"/>
              <w:rPr>
                <w:rFonts w:ascii="宋体" w:hAnsi="宋体"/>
                <w:sz w:val="18"/>
                <w:szCs w:val="18"/>
              </w:rPr>
            </w:pPr>
            <w:r>
              <w:rPr>
                <w:rFonts w:ascii="宋体" w:hAnsi="宋体" w:hint="eastAsia"/>
                <w:sz w:val="18"/>
                <w:szCs w:val="18"/>
              </w:rPr>
              <w:t>分页功能的下一页无响应</w:t>
            </w:r>
          </w:p>
        </w:tc>
        <w:tc>
          <w:tcPr>
            <w:tcW w:w="1276" w:type="dxa"/>
            <w:gridSpan w:val="2"/>
            <w:vAlign w:val="center"/>
          </w:tcPr>
          <w:p w14:paraId="1B3D23AF" w14:textId="77777777" w:rsidR="00E3550E" w:rsidRDefault="00E3550E" w:rsidP="00C8020D">
            <w:pPr>
              <w:adjustRightInd w:val="0"/>
              <w:snapToGrid w:val="0"/>
              <w:spacing w:beforeLines="50" w:before="156" w:line="288" w:lineRule="auto"/>
              <w:jc w:val="center"/>
              <w:rPr>
                <w:rFonts w:ascii="宋体" w:hAnsi="宋体"/>
                <w:sz w:val="18"/>
                <w:szCs w:val="18"/>
              </w:rPr>
            </w:pPr>
            <w:r>
              <w:rPr>
                <w:rFonts w:ascii="宋体" w:hAnsi="宋体" w:hint="eastAsia"/>
                <w:sz w:val="18"/>
                <w:szCs w:val="18"/>
              </w:rPr>
              <w:t>微小</w:t>
            </w:r>
          </w:p>
        </w:tc>
        <w:tc>
          <w:tcPr>
            <w:tcW w:w="1847" w:type="dxa"/>
            <w:vAlign w:val="center"/>
          </w:tcPr>
          <w:p w14:paraId="138EBE0E" w14:textId="77777777" w:rsidR="00E3550E" w:rsidRDefault="00E3550E" w:rsidP="00C8020D">
            <w:pPr>
              <w:adjustRightInd w:val="0"/>
              <w:snapToGrid w:val="0"/>
              <w:spacing w:beforeLines="50" w:before="156" w:line="288" w:lineRule="auto"/>
              <w:jc w:val="center"/>
              <w:rPr>
                <w:rFonts w:ascii="宋体" w:hAnsi="宋体"/>
                <w:sz w:val="18"/>
                <w:szCs w:val="18"/>
              </w:rPr>
            </w:pPr>
            <w:r>
              <w:rPr>
                <w:rFonts w:ascii="宋体" w:hAnsi="宋体" w:hint="eastAsia"/>
                <w:sz w:val="18"/>
                <w:szCs w:val="18"/>
              </w:rPr>
              <w:t>通过</w:t>
            </w:r>
          </w:p>
        </w:tc>
      </w:tr>
      <w:tr w:rsidR="00E3550E" w14:paraId="3D3404DA" w14:textId="77777777" w:rsidTr="00C8020D">
        <w:trPr>
          <w:trHeight w:val="20"/>
          <w:jc w:val="center"/>
        </w:trPr>
        <w:tc>
          <w:tcPr>
            <w:tcW w:w="598" w:type="dxa"/>
            <w:vAlign w:val="center"/>
          </w:tcPr>
          <w:p w14:paraId="20157C25" w14:textId="77777777" w:rsidR="00E3550E" w:rsidRDefault="00E3550E" w:rsidP="00C8020D">
            <w:pPr>
              <w:spacing w:line="360" w:lineRule="auto"/>
              <w:jc w:val="center"/>
              <w:rPr>
                <w:rFonts w:ascii="宋体" w:hAnsi="宋体"/>
                <w:sz w:val="18"/>
                <w:szCs w:val="18"/>
              </w:rPr>
            </w:pPr>
            <w:r>
              <w:rPr>
                <w:rFonts w:ascii="宋体" w:hAnsi="宋体"/>
                <w:sz w:val="18"/>
                <w:szCs w:val="18"/>
              </w:rPr>
              <w:t>4</w:t>
            </w:r>
          </w:p>
        </w:tc>
        <w:tc>
          <w:tcPr>
            <w:tcW w:w="1394" w:type="dxa"/>
            <w:gridSpan w:val="2"/>
            <w:vAlign w:val="center"/>
          </w:tcPr>
          <w:p w14:paraId="73484E36" w14:textId="77777777" w:rsidR="00E3550E" w:rsidRDefault="00E3550E" w:rsidP="00C8020D">
            <w:pPr>
              <w:adjustRightInd w:val="0"/>
              <w:snapToGrid w:val="0"/>
              <w:spacing w:line="288" w:lineRule="auto"/>
              <w:jc w:val="center"/>
              <w:rPr>
                <w:rFonts w:ascii="宋体" w:hAnsi="宋体"/>
                <w:sz w:val="18"/>
                <w:szCs w:val="18"/>
              </w:rPr>
            </w:pPr>
            <w:r>
              <w:rPr>
                <w:rFonts w:ascii="宋体" w:hAnsi="宋体" w:hint="eastAsia"/>
                <w:sz w:val="18"/>
                <w:szCs w:val="18"/>
              </w:rPr>
              <w:t>后台管理模块</w:t>
            </w:r>
          </w:p>
        </w:tc>
        <w:tc>
          <w:tcPr>
            <w:tcW w:w="1417" w:type="dxa"/>
            <w:vAlign w:val="center"/>
          </w:tcPr>
          <w:p w14:paraId="37ED655A" w14:textId="77777777" w:rsidR="00E3550E" w:rsidRDefault="00E3550E" w:rsidP="00C8020D">
            <w:pPr>
              <w:adjustRightInd w:val="0"/>
              <w:snapToGrid w:val="0"/>
              <w:spacing w:line="288" w:lineRule="auto"/>
              <w:jc w:val="center"/>
              <w:rPr>
                <w:rFonts w:ascii="宋体" w:hAnsi="宋体"/>
                <w:sz w:val="18"/>
                <w:szCs w:val="18"/>
              </w:rPr>
            </w:pPr>
            <w:r>
              <w:rPr>
                <w:rFonts w:ascii="宋体" w:hAnsi="宋体" w:hint="eastAsia"/>
                <w:sz w:val="18"/>
                <w:szCs w:val="18"/>
              </w:rPr>
              <w:t>门店管理</w:t>
            </w:r>
          </w:p>
        </w:tc>
        <w:tc>
          <w:tcPr>
            <w:tcW w:w="1985" w:type="dxa"/>
            <w:gridSpan w:val="2"/>
            <w:vAlign w:val="center"/>
          </w:tcPr>
          <w:p w14:paraId="295611BA" w14:textId="77777777" w:rsidR="00E3550E" w:rsidRDefault="00E3550E" w:rsidP="00C8020D">
            <w:pPr>
              <w:adjustRightInd w:val="0"/>
              <w:snapToGrid w:val="0"/>
              <w:spacing w:line="288" w:lineRule="auto"/>
              <w:jc w:val="center"/>
              <w:rPr>
                <w:rFonts w:ascii="宋体" w:hAnsi="宋体"/>
                <w:sz w:val="18"/>
                <w:szCs w:val="18"/>
              </w:rPr>
            </w:pPr>
            <w:r>
              <w:rPr>
                <w:rFonts w:ascii="宋体" w:hAnsi="宋体" w:hint="eastAsia"/>
                <w:sz w:val="18"/>
                <w:szCs w:val="18"/>
              </w:rPr>
              <w:t>添加门店时输入格式错误无提示信息</w:t>
            </w:r>
          </w:p>
        </w:tc>
        <w:tc>
          <w:tcPr>
            <w:tcW w:w="1276" w:type="dxa"/>
            <w:gridSpan w:val="2"/>
            <w:vAlign w:val="center"/>
          </w:tcPr>
          <w:p w14:paraId="65F2D2DA" w14:textId="77777777" w:rsidR="00E3550E" w:rsidRDefault="00E3550E" w:rsidP="00C8020D">
            <w:pPr>
              <w:adjustRightInd w:val="0"/>
              <w:snapToGrid w:val="0"/>
              <w:spacing w:beforeLines="50" w:before="156" w:line="288" w:lineRule="auto"/>
              <w:jc w:val="center"/>
              <w:rPr>
                <w:rFonts w:ascii="宋体" w:hAnsi="宋体"/>
                <w:sz w:val="18"/>
                <w:szCs w:val="18"/>
              </w:rPr>
            </w:pPr>
            <w:r>
              <w:rPr>
                <w:rFonts w:ascii="宋体" w:hAnsi="宋体" w:hint="eastAsia"/>
                <w:sz w:val="18"/>
                <w:szCs w:val="18"/>
              </w:rPr>
              <w:t>微小</w:t>
            </w:r>
          </w:p>
        </w:tc>
        <w:tc>
          <w:tcPr>
            <w:tcW w:w="1847" w:type="dxa"/>
            <w:vAlign w:val="center"/>
          </w:tcPr>
          <w:p w14:paraId="2F8FDD92" w14:textId="77777777" w:rsidR="00E3550E" w:rsidRDefault="00E3550E" w:rsidP="00C8020D">
            <w:pPr>
              <w:adjustRightInd w:val="0"/>
              <w:snapToGrid w:val="0"/>
              <w:spacing w:beforeLines="50" w:before="156" w:line="288" w:lineRule="auto"/>
              <w:jc w:val="center"/>
              <w:rPr>
                <w:rFonts w:ascii="宋体" w:hAnsi="宋体"/>
                <w:sz w:val="18"/>
                <w:szCs w:val="18"/>
              </w:rPr>
            </w:pPr>
            <w:r>
              <w:rPr>
                <w:rFonts w:ascii="宋体" w:hAnsi="宋体" w:hint="eastAsia"/>
                <w:sz w:val="18"/>
                <w:szCs w:val="18"/>
              </w:rPr>
              <w:t>通过</w:t>
            </w:r>
          </w:p>
        </w:tc>
      </w:tr>
      <w:tr w:rsidR="00E3550E" w14:paraId="2A7C2E17" w14:textId="77777777" w:rsidTr="00C8020D">
        <w:trPr>
          <w:trHeight w:val="20"/>
          <w:jc w:val="center"/>
        </w:trPr>
        <w:tc>
          <w:tcPr>
            <w:tcW w:w="8517" w:type="dxa"/>
            <w:gridSpan w:val="9"/>
            <w:vAlign w:val="center"/>
          </w:tcPr>
          <w:p w14:paraId="0FAAFEBB" w14:textId="77777777" w:rsidR="00E3550E" w:rsidRDefault="00E3550E" w:rsidP="00C8020D">
            <w:pPr>
              <w:rPr>
                <w:rFonts w:ascii="宋体" w:hAnsi="宋体"/>
                <w:color w:val="000000"/>
                <w:sz w:val="18"/>
                <w:szCs w:val="18"/>
              </w:rPr>
            </w:pPr>
            <w:r>
              <w:rPr>
                <w:rFonts w:ascii="宋体" w:hAnsi="宋体" w:hint="eastAsia"/>
                <w:color w:val="000000"/>
                <w:sz w:val="18"/>
                <w:szCs w:val="18"/>
              </w:rPr>
              <w:t>问题类型说明： （1）严重：导致死机或误删信息或程序无法控制；主要功能未实现或流程缺陷。</w:t>
            </w:r>
          </w:p>
          <w:p w14:paraId="2DFB161D" w14:textId="77777777" w:rsidR="00E3550E" w:rsidRDefault="00E3550E" w:rsidP="00C8020D">
            <w:pPr>
              <w:ind w:firstLineChars="761" w:firstLine="1370"/>
              <w:rPr>
                <w:rFonts w:ascii="宋体" w:hAnsi="宋体"/>
                <w:color w:val="000000"/>
                <w:sz w:val="18"/>
                <w:szCs w:val="18"/>
              </w:rPr>
            </w:pPr>
            <w:r>
              <w:rPr>
                <w:rFonts w:ascii="宋体" w:hAnsi="宋体" w:hint="eastAsia"/>
                <w:color w:val="000000"/>
                <w:sz w:val="18"/>
                <w:szCs w:val="18"/>
              </w:rPr>
              <w:t>（2）中等</w:t>
            </w:r>
            <w:r>
              <w:rPr>
                <w:rFonts w:ascii="宋体" w:hAnsi="宋体"/>
                <w:color w:val="000000"/>
                <w:sz w:val="18"/>
                <w:szCs w:val="18"/>
              </w:rPr>
              <w:t>：</w:t>
            </w:r>
            <w:r>
              <w:rPr>
                <w:rFonts w:ascii="宋体" w:hAnsi="宋体" w:hint="eastAsia"/>
                <w:color w:val="000000"/>
                <w:sz w:val="18"/>
                <w:szCs w:val="18"/>
              </w:rPr>
              <w:t>一般功能点未实现或流程缺陷</w:t>
            </w:r>
            <w:r>
              <w:rPr>
                <w:rFonts w:ascii="宋体" w:hAnsi="宋体"/>
                <w:color w:val="000000"/>
                <w:sz w:val="18"/>
                <w:szCs w:val="18"/>
              </w:rPr>
              <w:t>；</w:t>
            </w:r>
            <w:r>
              <w:rPr>
                <w:rFonts w:ascii="宋体" w:hAnsi="宋体" w:hint="eastAsia"/>
                <w:color w:val="000000"/>
                <w:sz w:val="18"/>
                <w:szCs w:val="18"/>
              </w:rPr>
              <w:t xml:space="preserve"> 数据结果错误或界面信息错误。       </w:t>
            </w:r>
          </w:p>
          <w:p w14:paraId="148C29A2" w14:textId="77777777" w:rsidR="00E3550E" w:rsidRDefault="00E3550E" w:rsidP="00C8020D">
            <w:pPr>
              <w:ind w:firstLineChars="750" w:firstLine="1350"/>
              <w:rPr>
                <w:rFonts w:ascii="宋体" w:hAnsi="宋体"/>
                <w:color w:val="000000"/>
                <w:sz w:val="18"/>
                <w:szCs w:val="18"/>
              </w:rPr>
            </w:pPr>
            <w:r>
              <w:rPr>
                <w:rFonts w:ascii="宋体" w:hAnsi="宋体" w:hint="eastAsia"/>
                <w:color w:val="000000"/>
                <w:sz w:val="18"/>
                <w:szCs w:val="18"/>
              </w:rPr>
              <w:lastRenderedPageBreak/>
              <w:t>（3）微小：不影响功能实现的其他缺陷。</w:t>
            </w:r>
          </w:p>
          <w:p w14:paraId="6025F02F" w14:textId="77777777" w:rsidR="00E3550E" w:rsidRDefault="00E3550E" w:rsidP="00C8020D">
            <w:pPr>
              <w:ind w:firstLineChars="750" w:firstLine="1350"/>
              <w:rPr>
                <w:rFonts w:ascii="宋体" w:hAnsi="宋体"/>
                <w:color w:val="000000"/>
                <w:sz w:val="18"/>
                <w:szCs w:val="18"/>
              </w:rPr>
            </w:pPr>
            <w:r>
              <w:rPr>
                <w:rFonts w:ascii="宋体" w:hAnsi="宋体" w:hint="eastAsia"/>
                <w:color w:val="000000"/>
                <w:sz w:val="18"/>
                <w:szCs w:val="18"/>
              </w:rPr>
              <w:t xml:space="preserve">（4）建议：建议的改进。  </w:t>
            </w:r>
          </w:p>
        </w:tc>
      </w:tr>
    </w:tbl>
    <w:p w14:paraId="7900FB39" w14:textId="77777777" w:rsidR="00E3550E" w:rsidRDefault="00E3550E" w:rsidP="00E3550E">
      <w:pPr>
        <w:spacing w:line="288" w:lineRule="auto"/>
        <w:ind w:firstLineChars="200" w:firstLine="480"/>
        <w:rPr>
          <w:snapToGrid w:val="0"/>
          <w:kern w:val="0"/>
          <w:sz w:val="24"/>
        </w:rPr>
      </w:pPr>
    </w:p>
    <w:p w14:paraId="35B2B5DD" w14:textId="77777777" w:rsidR="00E3550E" w:rsidRDefault="00E3550E" w:rsidP="00E3550E">
      <w:pPr>
        <w:spacing w:line="288" w:lineRule="auto"/>
        <w:ind w:firstLineChars="200" w:firstLine="480"/>
        <w:rPr>
          <w:snapToGrid w:val="0"/>
          <w:kern w:val="0"/>
          <w:sz w:val="24"/>
        </w:rPr>
      </w:pPr>
      <w:r>
        <w:rPr>
          <w:snapToGrid w:val="0"/>
          <w:kern w:val="0"/>
          <w:sz w:val="24"/>
        </w:rPr>
        <w:t>对缺陷报告表进行分析发现</w:t>
      </w:r>
      <w:r>
        <w:rPr>
          <w:rFonts w:hint="eastAsia"/>
          <w:snapToGrid w:val="0"/>
          <w:kern w:val="0"/>
          <w:sz w:val="24"/>
        </w:rPr>
        <w:t>，测试过程中一共发现</w:t>
      </w:r>
      <w:r>
        <w:rPr>
          <w:rFonts w:hint="eastAsia"/>
          <w:snapToGrid w:val="0"/>
          <w:kern w:val="0"/>
          <w:sz w:val="24"/>
        </w:rPr>
        <w:t>4</w:t>
      </w:r>
      <w:r>
        <w:rPr>
          <w:rFonts w:hint="eastAsia"/>
          <w:snapToGrid w:val="0"/>
          <w:kern w:val="0"/>
          <w:sz w:val="24"/>
        </w:rPr>
        <w:t>个问题，搜索模块出现一个中等缺陷问题，对主要功能没有较大影响，回归测试后发现缺陷进行了改进。系统性能响应方面较好。</w:t>
      </w:r>
    </w:p>
    <w:p w14:paraId="23F7B860" w14:textId="77777777" w:rsidR="00E3550E" w:rsidRDefault="00E3550E" w:rsidP="00E3550E">
      <w:pPr>
        <w:pStyle w:val="3"/>
        <w:spacing w:beforeLines="100" w:before="312" w:after="0" w:line="288" w:lineRule="auto"/>
        <w:ind w:left="960" w:hangingChars="343" w:hanging="960"/>
        <w:rPr>
          <w:rFonts w:ascii="黑体" w:eastAsia="黑体" w:hAnsi="黑体"/>
          <w:b w:val="0"/>
          <w:color w:val="000000"/>
          <w:sz w:val="28"/>
          <w:szCs w:val="28"/>
        </w:rPr>
      </w:pPr>
      <w:bookmarkStart w:id="202" w:name="_Toc101728969"/>
      <w:r>
        <w:rPr>
          <w:rFonts w:ascii="黑体" w:eastAsia="黑体" w:hAnsi="黑体" w:hint="eastAsia"/>
          <w:b w:val="0"/>
          <w:color w:val="000000"/>
          <w:sz w:val="28"/>
          <w:szCs w:val="28"/>
        </w:rPr>
        <w:t>6</w:t>
      </w:r>
      <w:r>
        <w:rPr>
          <w:rFonts w:ascii="黑体" w:eastAsia="黑体" w:hAnsi="黑体"/>
          <w:b w:val="0"/>
          <w:color w:val="000000"/>
          <w:sz w:val="28"/>
          <w:szCs w:val="28"/>
        </w:rPr>
        <w:t>.</w:t>
      </w:r>
      <w:r>
        <w:rPr>
          <w:rFonts w:ascii="黑体" w:eastAsia="黑体" w:hAnsi="黑体" w:hint="eastAsia"/>
          <w:b w:val="0"/>
          <w:color w:val="000000"/>
          <w:sz w:val="28"/>
          <w:szCs w:val="28"/>
        </w:rPr>
        <w:t>3</w:t>
      </w:r>
      <w:r>
        <w:rPr>
          <w:rFonts w:ascii="黑体" w:eastAsia="黑体" w:hAnsi="黑体"/>
          <w:b w:val="0"/>
          <w:color w:val="000000"/>
          <w:sz w:val="28"/>
          <w:szCs w:val="28"/>
        </w:rPr>
        <w:t>.</w:t>
      </w:r>
      <w:r>
        <w:rPr>
          <w:rFonts w:ascii="黑体" w:eastAsia="黑体" w:hAnsi="黑体" w:hint="eastAsia"/>
          <w:b w:val="0"/>
          <w:color w:val="000000"/>
          <w:sz w:val="28"/>
          <w:szCs w:val="28"/>
        </w:rPr>
        <w:t>2</w:t>
      </w:r>
      <w:r>
        <w:rPr>
          <w:rFonts w:ascii="黑体" w:eastAsia="黑体" w:hAnsi="黑体"/>
          <w:b w:val="0"/>
          <w:color w:val="000000"/>
          <w:sz w:val="28"/>
          <w:szCs w:val="28"/>
        </w:rPr>
        <w:t xml:space="preserve"> </w:t>
      </w:r>
      <w:r>
        <w:rPr>
          <w:rFonts w:ascii="黑体" w:eastAsia="黑体" w:hAnsi="黑体" w:hint="eastAsia"/>
          <w:b w:val="0"/>
          <w:color w:val="000000"/>
          <w:sz w:val="28"/>
          <w:szCs w:val="28"/>
        </w:rPr>
        <w:t>系统的测试覆盖分析</w:t>
      </w:r>
      <w:bookmarkEnd w:id="202"/>
    </w:p>
    <w:p w14:paraId="71691396" w14:textId="77777777" w:rsidR="00E3550E" w:rsidRDefault="00E3550E" w:rsidP="00E3550E">
      <w:pPr>
        <w:spacing w:line="288" w:lineRule="auto"/>
        <w:ind w:firstLineChars="200" w:firstLine="480"/>
        <w:rPr>
          <w:snapToGrid w:val="0"/>
          <w:kern w:val="0"/>
          <w:sz w:val="24"/>
        </w:rPr>
      </w:pPr>
      <w:r>
        <w:rPr>
          <w:rFonts w:hint="eastAsia"/>
          <w:snapToGrid w:val="0"/>
          <w:kern w:val="0"/>
          <w:sz w:val="24"/>
        </w:rPr>
        <w:t>对于本系统来说，测试用例的设计应该覆盖测试需求，一个需求应该有一个或多个测试用例覆盖，覆盖详情见表</w:t>
      </w:r>
      <w:r>
        <w:rPr>
          <w:rFonts w:hint="eastAsia"/>
          <w:snapToGrid w:val="0"/>
          <w:kern w:val="0"/>
          <w:sz w:val="24"/>
        </w:rPr>
        <w:t>6-4</w:t>
      </w:r>
      <w:r>
        <w:rPr>
          <w:rFonts w:hint="eastAsia"/>
          <w:snapToGrid w:val="0"/>
          <w:kern w:val="0"/>
          <w:sz w:val="24"/>
        </w:rPr>
        <w:t>所示。测试用例完全执行，并且通过，覆盖率达到</w:t>
      </w:r>
      <w:r>
        <w:rPr>
          <w:rFonts w:hint="eastAsia"/>
          <w:snapToGrid w:val="0"/>
          <w:kern w:val="0"/>
          <w:sz w:val="24"/>
        </w:rPr>
        <w:t>100%</w:t>
      </w:r>
      <w:r>
        <w:rPr>
          <w:rFonts w:hint="eastAsia"/>
          <w:snapToGrid w:val="0"/>
          <w:kern w:val="0"/>
          <w:sz w:val="24"/>
        </w:rPr>
        <w:t>。</w:t>
      </w:r>
    </w:p>
    <w:p w14:paraId="67216417" w14:textId="77777777" w:rsidR="00E3550E" w:rsidRDefault="00E3550E" w:rsidP="00E3550E">
      <w:pPr>
        <w:spacing w:line="288" w:lineRule="auto"/>
        <w:ind w:firstLineChars="200" w:firstLine="480"/>
        <w:rPr>
          <w:snapToGrid w:val="0"/>
          <w:kern w:val="0"/>
          <w:sz w:val="24"/>
        </w:rPr>
      </w:pPr>
    </w:p>
    <w:p w14:paraId="0709B747" w14:textId="77777777" w:rsidR="00E3550E" w:rsidRDefault="00E3550E" w:rsidP="00E3550E">
      <w:pPr>
        <w:pStyle w:val="af9"/>
        <w:tabs>
          <w:tab w:val="left" w:pos="0"/>
        </w:tabs>
        <w:spacing w:line="288" w:lineRule="auto"/>
        <w:ind w:left="432" w:firstLineChars="0" w:hanging="432"/>
        <w:jc w:val="center"/>
        <w:rPr>
          <w:rFonts w:ascii="黑体" w:eastAsia="黑体" w:hAnsi="黑体"/>
          <w:sz w:val="21"/>
          <w:szCs w:val="21"/>
        </w:rPr>
      </w:pPr>
      <w:r>
        <w:rPr>
          <w:rFonts w:ascii="黑体" w:eastAsia="黑体" w:hAnsi="黑体" w:hint="eastAsia"/>
          <w:sz w:val="21"/>
          <w:szCs w:val="21"/>
        </w:rPr>
        <w:t>表6-</w:t>
      </w:r>
      <w:r>
        <w:rPr>
          <w:rFonts w:ascii="黑体" w:eastAsia="黑体" w:hAnsi="黑体"/>
          <w:sz w:val="21"/>
          <w:szCs w:val="21"/>
        </w:rPr>
        <w:t>4</w:t>
      </w:r>
      <w:r>
        <w:rPr>
          <w:rFonts w:ascii="黑体" w:eastAsia="黑体" w:hAnsi="黑体" w:hint="eastAsia"/>
          <w:sz w:val="21"/>
          <w:szCs w:val="21"/>
        </w:rPr>
        <w:t xml:space="preserve"> 系统测试覆盖表</w:t>
      </w:r>
    </w:p>
    <w:tbl>
      <w:tblPr>
        <w:tblW w:w="0" w:type="auto"/>
        <w:tblBorders>
          <w:top w:val="single" w:sz="12" w:space="0" w:color="auto"/>
          <w:bottom w:val="single" w:sz="12" w:space="0" w:color="auto"/>
          <w:insideH w:val="single" w:sz="4" w:space="0" w:color="auto"/>
          <w:insideV w:val="single" w:sz="4" w:space="0" w:color="auto"/>
        </w:tblBorders>
        <w:shd w:val="solid" w:color="FFFFFF" w:fill="auto"/>
        <w:tblLayout w:type="fixed"/>
        <w:tblLook w:val="0000" w:firstRow="0" w:lastRow="0" w:firstColumn="0" w:lastColumn="0" w:noHBand="0" w:noVBand="0"/>
      </w:tblPr>
      <w:tblGrid>
        <w:gridCol w:w="1960"/>
        <w:gridCol w:w="1179"/>
        <w:gridCol w:w="1276"/>
        <w:gridCol w:w="1163"/>
        <w:gridCol w:w="3141"/>
      </w:tblGrid>
      <w:tr w:rsidR="00E3550E" w14:paraId="54DD7CB3" w14:textId="77777777" w:rsidTr="00C8020D">
        <w:tc>
          <w:tcPr>
            <w:tcW w:w="1960" w:type="dxa"/>
            <w:shd w:val="solid" w:color="FFFFFF" w:fill="auto"/>
            <w:vAlign w:val="center"/>
          </w:tcPr>
          <w:p w14:paraId="1AC8C802" w14:textId="77777777" w:rsidR="00E3550E" w:rsidRDefault="00E3550E" w:rsidP="00C8020D">
            <w:pPr>
              <w:widowControl/>
              <w:ind w:firstLine="1"/>
              <w:jc w:val="center"/>
              <w:rPr>
                <w:rFonts w:ascii="宋体" w:hAnsi="宋体"/>
                <w:sz w:val="18"/>
                <w:szCs w:val="18"/>
              </w:rPr>
            </w:pPr>
            <w:r>
              <w:rPr>
                <w:rFonts w:ascii="宋体" w:hAnsi="宋体" w:hint="eastAsia"/>
                <w:sz w:val="18"/>
                <w:szCs w:val="18"/>
              </w:rPr>
              <w:t>需求/功能</w:t>
            </w:r>
          </w:p>
        </w:tc>
        <w:tc>
          <w:tcPr>
            <w:tcW w:w="1179" w:type="dxa"/>
            <w:shd w:val="solid" w:color="FFFFFF" w:fill="auto"/>
            <w:vAlign w:val="center"/>
          </w:tcPr>
          <w:p w14:paraId="23ADA475" w14:textId="77777777" w:rsidR="00E3550E" w:rsidRDefault="00E3550E" w:rsidP="00C8020D">
            <w:pPr>
              <w:widowControl/>
              <w:jc w:val="center"/>
              <w:rPr>
                <w:rFonts w:ascii="宋体" w:hAnsi="宋体"/>
                <w:sz w:val="18"/>
                <w:szCs w:val="18"/>
              </w:rPr>
            </w:pPr>
            <w:r>
              <w:rPr>
                <w:rFonts w:ascii="宋体" w:hAnsi="宋体" w:hint="eastAsia"/>
                <w:sz w:val="18"/>
                <w:szCs w:val="18"/>
              </w:rPr>
              <w:t>用例个数</w:t>
            </w:r>
          </w:p>
        </w:tc>
        <w:tc>
          <w:tcPr>
            <w:tcW w:w="1276" w:type="dxa"/>
            <w:shd w:val="solid" w:color="FFFFFF" w:fill="auto"/>
            <w:vAlign w:val="center"/>
          </w:tcPr>
          <w:p w14:paraId="578AEB07" w14:textId="77777777" w:rsidR="00E3550E" w:rsidRDefault="00E3550E" w:rsidP="00C8020D">
            <w:pPr>
              <w:widowControl/>
              <w:jc w:val="center"/>
              <w:rPr>
                <w:rFonts w:ascii="宋体" w:hAnsi="宋体"/>
                <w:sz w:val="18"/>
                <w:szCs w:val="18"/>
              </w:rPr>
            </w:pPr>
            <w:r>
              <w:rPr>
                <w:rFonts w:ascii="宋体" w:hAnsi="宋体" w:hint="eastAsia"/>
                <w:sz w:val="18"/>
                <w:szCs w:val="18"/>
              </w:rPr>
              <w:t>执行总数</w:t>
            </w:r>
          </w:p>
        </w:tc>
        <w:tc>
          <w:tcPr>
            <w:tcW w:w="1163" w:type="dxa"/>
            <w:shd w:val="solid" w:color="FFFFFF" w:fill="auto"/>
            <w:vAlign w:val="center"/>
          </w:tcPr>
          <w:p w14:paraId="0767532C" w14:textId="77777777" w:rsidR="00E3550E" w:rsidRDefault="00E3550E" w:rsidP="00C8020D">
            <w:pPr>
              <w:widowControl/>
              <w:jc w:val="center"/>
              <w:rPr>
                <w:rFonts w:ascii="宋体" w:hAnsi="宋体"/>
                <w:sz w:val="18"/>
                <w:szCs w:val="18"/>
              </w:rPr>
            </w:pPr>
            <w:r>
              <w:rPr>
                <w:rFonts w:ascii="宋体" w:hAnsi="宋体" w:hint="eastAsia"/>
                <w:sz w:val="18"/>
                <w:szCs w:val="18"/>
              </w:rPr>
              <w:t>未执行</w:t>
            </w:r>
          </w:p>
        </w:tc>
        <w:tc>
          <w:tcPr>
            <w:tcW w:w="3141" w:type="dxa"/>
            <w:shd w:val="solid" w:color="FFFFFF" w:fill="auto"/>
            <w:vAlign w:val="center"/>
          </w:tcPr>
          <w:p w14:paraId="21EE7A7B" w14:textId="77777777" w:rsidR="00E3550E" w:rsidRDefault="00E3550E" w:rsidP="00C8020D">
            <w:pPr>
              <w:jc w:val="center"/>
              <w:rPr>
                <w:rFonts w:ascii="宋体" w:hAnsi="宋体"/>
                <w:sz w:val="18"/>
                <w:szCs w:val="18"/>
              </w:rPr>
            </w:pPr>
            <w:r>
              <w:rPr>
                <w:rFonts w:ascii="宋体" w:hAnsi="宋体" w:hint="eastAsia"/>
                <w:sz w:val="18"/>
                <w:szCs w:val="18"/>
              </w:rPr>
              <w:t>未/漏测分析和原因</w:t>
            </w:r>
          </w:p>
        </w:tc>
      </w:tr>
      <w:tr w:rsidR="00E3550E" w14:paraId="385F41DC" w14:textId="77777777" w:rsidTr="00C8020D">
        <w:trPr>
          <w:trHeight w:val="337"/>
        </w:trPr>
        <w:tc>
          <w:tcPr>
            <w:tcW w:w="1960" w:type="dxa"/>
            <w:shd w:val="solid" w:color="FFFFFF" w:fill="auto"/>
            <w:vAlign w:val="center"/>
          </w:tcPr>
          <w:p w14:paraId="5005CBD3" w14:textId="77777777" w:rsidR="00E3550E" w:rsidRDefault="00E3550E" w:rsidP="00C8020D">
            <w:pPr>
              <w:widowControl/>
              <w:jc w:val="center"/>
              <w:rPr>
                <w:rFonts w:ascii="宋体" w:hAnsi="宋体"/>
                <w:sz w:val="18"/>
                <w:szCs w:val="18"/>
              </w:rPr>
            </w:pPr>
            <w:r>
              <w:rPr>
                <w:rFonts w:ascii="宋体" w:hAnsi="宋体" w:hint="eastAsia"/>
                <w:sz w:val="18"/>
                <w:szCs w:val="18"/>
              </w:rPr>
              <w:t>功能测试</w:t>
            </w:r>
          </w:p>
        </w:tc>
        <w:tc>
          <w:tcPr>
            <w:tcW w:w="1179" w:type="dxa"/>
            <w:shd w:val="solid" w:color="FFFFFF" w:fill="auto"/>
            <w:vAlign w:val="center"/>
          </w:tcPr>
          <w:p w14:paraId="09692D9B" w14:textId="77777777" w:rsidR="00E3550E" w:rsidRDefault="00E3550E" w:rsidP="00C8020D">
            <w:pPr>
              <w:jc w:val="center"/>
              <w:rPr>
                <w:rFonts w:ascii="宋体" w:hAnsi="宋体"/>
                <w:sz w:val="18"/>
                <w:szCs w:val="18"/>
              </w:rPr>
            </w:pPr>
            <w:r>
              <w:rPr>
                <w:rFonts w:ascii="宋体" w:hAnsi="宋体" w:hint="eastAsia"/>
                <w:sz w:val="18"/>
                <w:szCs w:val="18"/>
              </w:rPr>
              <w:t>20</w:t>
            </w:r>
          </w:p>
        </w:tc>
        <w:tc>
          <w:tcPr>
            <w:tcW w:w="1276" w:type="dxa"/>
            <w:shd w:val="solid" w:color="FFFFFF" w:fill="auto"/>
            <w:vAlign w:val="center"/>
          </w:tcPr>
          <w:p w14:paraId="23073F85" w14:textId="77777777" w:rsidR="00E3550E" w:rsidRDefault="00E3550E" w:rsidP="00C8020D">
            <w:pPr>
              <w:jc w:val="center"/>
              <w:rPr>
                <w:rFonts w:ascii="宋体" w:hAnsi="宋体"/>
                <w:sz w:val="18"/>
                <w:szCs w:val="18"/>
              </w:rPr>
            </w:pPr>
            <w:r>
              <w:rPr>
                <w:rFonts w:ascii="宋体" w:hAnsi="宋体" w:hint="eastAsia"/>
                <w:sz w:val="18"/>
                <w:szCs w:val="18"/>
              </w:rPr>
              <w:t>20</w:t>
            </w:r>
          </w:p>
        </w:tc>
        <w:tc>
          <w:tcPr>
            <w:tcW w:w="1163" w:type="dxa"/>
            <w:shd w:val="solid" w:color="FFFFFF" w:fill="auto"/>
            <w:vAlign w:val="center"/>
          </w:tcPr>
          <w:p w14:paraId="681C8B3C" w14:textId="77777777" w:rsidR="00E3550E" w:rsidRDefault="00E3550E" w:rsidP="00C8020D">
            <w:pPr>
              <w:jc w:val="center"/>
              <w:rPr>
                <w:rFonts w:ascii="宋体" w:hAnsi="宋体"/>
                <w:sz w:val="18"/>
                <w:szCs w:val="18"/>
              </w:rPr>
            </w:pPr>
            <w:r>
              <w:rPr>
                <w:rFonts w:ascii="宋体" w:hAnsi="宋体" w:hint="eastAsia"/>
                <w:sz w:val="18"/>
                <w:szCs w:val="18"/>
              </w:rPr>
              <w:t>0</w:t>
            </w:r>
          </w:p>
        </w:tc>
        <w:tc>
          <w:tcPr>
            <w:tcW w:w="3141" w:type="dxa"/>
            <w:shd w:val="solid" w:color="FFFFFF" w:fill="auto"/>
            <w:vAlign w:val="center"/>
          </w:tcPr>
          <w:p w14:paraId="2A16664C" w14:textId="77777777" w:rsidR="00E3550E" w:rsidRDefault="00E3550E" w:rsidP="00C8020D">
            <w:pPr>
              <w:jc w:val="center"/>
              <w:rPr>
                <w:rFonts w:ascii="宋体" w:hAnsi="宋体"/>
                <w:sz w:val="18"/>
                <w:szCs w:val="18"/>
              </w:rPr>
            </w:pPr>
            <w:r>
              <w:rPr>
                <w:rFonts w:ascii="宋体" w:hAnsi="宋体" w:hint="eastAsia"/>
                <w:sz w:val="18"/>
                <w:szCs w:val="18"/>
              </w:rPr>
              <w:t>通过</w:t>
            </w:r>
          </w:p>
        </w:tc>
      </w:tr>
      <w:tr w:rsidR="00E3550E" w14:paraId="66CDC2B4" w14:textId="77777777" w:rsidTr="00C8020D">
        <w:trPr>
          <w:trHeight w:val="285"/>
        </w:trPr>
        <w:tc>
          <w:tcPr>
            <w:tcW w:w="1960" w:type="dxa"/>
            <w:shd w:val="solid" w:color="FFFFFF" w:fill="auto"/>
            <w:vAlign w:val="center"/>
          </w:tcPr>
          <w:p w14:paraId="396E5D01" w14:textId="77777777" w:rsidR="00E3550E" w:rsidRDefault="00E3550E" w:rsidP="00C8020D">
            <w:pPr>
              <w:widowControl/>
              <w:jc w:val="center"/>
              <w:rPr>
                <w:rFonts w:ascii="宋体" w:hAnsi="宋体"/>
                <w:sz w:val="18"/>
                <w:szCs w:val="18"/>
              </w:rPr>
            </w:pPr>
            <w:r>
              <w:rPr>
                <w:rFonts w:ascii="宋体" w:hAnsi="宋体" w:hint="eastAsia"/>
                <w:sz w:val="18"/>
                <w:szCs w:val="18"/>
              </w:rPr>
              <w:t>性能测试</w:t>
            </w:r>
          </w:p>
        </w:tc>
        <w:tc>
          <w:tcPr>
            <w:tcW w:w="1179" w:type="dxa"/>
            <w:shd w:val="solid" w:color="FFFFFF" w:fill="auto"/>
            <w:vAlign w:val="center"/>
          </w:tcPr>
          <w:p w14:paraId="59F2BF29" w14:textId="77777777" w:rsidR="00E3550E" w:rsidRDefault="00E3550E" w:rsidP="00C8020D">
            <w:pPr>
              <w:jc w:val="center"/>
              <w:rPr>
                <w:rFonts w:ascii="宋体" w:hAnsi="宋体"/>
                <w:sz w:val="18"/>
                <w:szCs w:val="18"/>
              </w:rPr>
            </w:pPr>
            <w:r>
              <w:rPr>
                <w:rFonts w:ascii="宋体" w:hAnsi="宋体" w:hint="eastAsia"/>
                <w:sz w:val="18"/>
                <w:szCs w:val="18"/>
              </w:rPr>
              <w:t>1</w:t>
            </w:r>
          </w:p>
        </w:tc>
        <w:tc>
          <w:tcPr>
            <w:tcW w:w="1276" w:type="dxa"/>
            <w:shd w:val="solid" w:color="FFFFFF" w:fill="auto"/>
            <w:vAlign w:val="center"/>
          </w:tcPr>
          <w:p w14:paraId="509C72E4" w14:textId="77777777" w:rsidR="00E3550E" w:rsidRDefault="00E3550E" w:rsidP="00C8020D">
            <w:pPr>
              <w:jc w:val="center"/>
              <w:rPr>
                <w:rFonts w:ascii="宋体" w:hAnsi="宋体"/>
                <w:sz w:val="18"/>
                <w:szCs w:val="18"/>
              </w:rPr>
            </w:pPr>
            <w:r>
              <w:rPr>
                <w:rFonts w:ascii="宋体" w:hAnsi="宋体" w:hint="eastAsia"/>
                <w:sz w:val="18"/>
                <w:szCs w:val="18"/>
              </w:rPr>
              <w:t>1</w:t>
            </w:r>
          </w:p>
        </w:tc>
        <w:tc>
          <w:tcPr>
            <w:tcW w:w="1163" w:type="dxa"/>
            <w:shd w:val="solid" w:color="FFFFFF" w:fill="auto"/>
            <w:vAlign w:val="center"/>
          </w:tcPr>
          <w:p w14:paraId="1CF07D5B" w14:textId="77777777" w:rsidR="00E3550E" w:rsidRDefault="00E3550E" w:rsidP="00C8020D">
            <w:pPr>
              <w:jc w:val="center"/>
              <w:rPr>
                <w:rFonts w:ascii="宋体" w:hAnsi="宋体"/>
                <w:sz w:val="18"/>
                <w:szCs w:val="18"/>
              </w:rPr>
            </w:pPr>
            <w:r>
              <w:rPr>
                <w:rFonts w:ascii="宋体" w:hAnsi="宋体" w:hint="eastAsia"/>
                <w:sz w:val="18"/>
                <w:szCs w:val="18"/>
              </w:rPr>
              <w:t>0</w:t>
            </w:r>
          </w:p>
        </w:tc>
        <w:tc>
          <w:tcPr>
            <w:tcW w:w="3141" w:type="dxa"/>
            <w:shd w:val="solid" w:color="FFFFFF" w:fill="auto"/>
            <w:vAlign w:val="center"/>
          </w:tcPr>
          <w:p w14:paraId="5105CE72" w14:textId="77777777" w:rsidR="00E3550E" w:rsidRDefault="00E3550E" w:rsidP="00C8020D">
            <w:pPr>
              <w:jc w:val="center"/>
              <w:rPr>
                <w:rFonts w:ascii="宋体" w:hAnsi="宋体"/>
                <w:sz w:val="18"/>
                <w:szCs w:val="18"/>
              </w:rPr>
            </w:pPr>
            <w:r>
              <w:rPr>
                <w:rFonts w:ascii="宋体" w:hAnsi="宋体" w:hint="eastAsia"/>
                <w:sz w:val="18"/>
                <w:szCs w:val="18"/>
              </w:rPr>
              <w:t>通过</w:t>
            </w:r>
          </w:p>
        </w:tc>
      </w:tr>
      <w:tr w:rsidR="00E3550E" w14:paraId="577FE68B" w14:textId="77777777" w:rsidTr="00C8020D">
        <w:trPr>
          <w:trHeight w:val="261"/>
        </w:trPr>
        <w:tc>
          <w:tcPr>
            <w:tcW w:w="1960" w:type="dxa"/>
            <w:shd w:val="solid" w:color="FFFFFF" w:fill="auto"/>
            <w:vAlign w:val="center"/>
          </w:tcPr>
          <w:p w14:paraId="7EB364AE" w14:textId="77777777" w:rsidR="00E3550E" w:rsidRDefault="00E3550E" w:rsidP="00C8020D">
            <w:pPr>
              <w:widowControl/>
              <w:jc w:val="center"/>
              <w:rPr>
                <w:rFonts w:ascii="宋体" w:hAnsi="宋体"/>
                <w:sz w:val="18"/>
                <w:szCs w:val="18"/>
              </w:rPr>
            </w:pPr>
            <w:r>
              <w:rPr>
                <w:rFonts w:ascii="宋体" w:hAnsi="宋体" w:hint="eastAsia"/>
                <w:sz w:val="18"/>
                <w:szCs w:val="18"/>
              </w:rPr>
              <w:t>用户界面测试</w:t>
            </w:r>
          </w:p>
        </w:tc>
        <w:tc>
          <w:tcPr>
            <w:tcW w:w="1179" w:type="dxa"/>
            <w:shd w:val="solid" w:color="FFFFFF" w:fill="auto"/>
            <w:vAlign w:val="center"/>
          </w:tcPr>
          <w:p w14:paraId="432A59A0" w14:textId="77777777" w:rsidR="00E3550E" w:rsidRDefault="00E3550E" w:rsidP="00C8020D">
            <w:pPr>
              <w:jc w:val="center"/>
              <w:rPr>
                <w:rFonts w:ascii="宋体" w:hAnsi="宋体"/>
                <w:sz w:val="18"/>
                <w:szCs w:val="18"/>
              </w:rPr>
            </w:pPr>
            <w:r>
              <w:rPr>
                <w:rFonts w:ascii="宋体" w:hAnsi="宋体" w:hint="eastAsia"/>
                <w:sz w:val="18"/>
                <w:szCs w:val="18"/>
              </w:rPr>
              <w:t>1</w:t>
            </w:r>
          </w:p>
        </w:tc>
        <w:tc>
          <w:tcPr>
            <w:tcW w:w="1276" w:type="dxa"/>
            <w:shd w:val="solid" w:color="FFFFFF" w:fill="auto"/>
            <w:vAlign w:val="center"/>
          </w:tcPr>
          <w:p w14:paraId="4ABD370D" w14:textId="77777777" w:rsidR="00E3550E" w:rsidRDefault="00E3550E" w:rsidP="00C8020D">
            <w:pPr>
              <w:jc w:val="center"/>
              <w:rPr>
                <w:rFonts w:ascii="宋体" w:hAnsi="宋体"/>
                <w:sz w:val="18"/>
                <w:szCs w:val="18"/>
              </w:rPr>
            </w:pPr>
            <w:r>
              <w:rPr>
                <w:rFonts w:ascii="宋体" w:hAnsi="宋体" w:hint="eastAsia"/>
                <w:sz w:val="18"/>
                <w:szCs w:val="18"/>
              </w:rPr>
              <w:t>1</w:t>
            </w:r>
          </w:p>
        </w:tc>
        <w:tc>
          <w:tcPr>
            <w:tcW w:w="1163" w:type="dxa"/>
            <w:shd w:val="solid" w:color="FFFFFF" w:fill="auto"/>
            <w:vAlign w:val="center"/>
          </w:tcPr>
          <w:p w14:paraId="57F5C517" w14:textId="77777777" w:rsidR="00E3550E" w:rsidRDefault="00E3550E" w:rsidP="00C8020D">
            <w:pPr>
              <w:jc w:val="center"/>
              <w:rPr>
                <w:rFonts w:ascii="宋体" w:hAnsi="宋体"/>
                <w:sz w:val="18"/>
                <w:szCs w:val="18"/>
              </w:rPr>
            </w:pPr>
            <w:r>
              <w:rPr>
                <w:rFonts w:ascii="宋体" w:hAnsi="宋体" w:hint="eastAsia"/>
                <w:sz w:val="18"/>
                <w:szCs w:val="18"/>
              </w:rPr>
              <w:t>0</w:t>
            </w:r>
          </w:p>
        </w:tc>
        <w:tc>
          <w:tcPr>
            <w:tcW w:w="3141" w:type="dxa"/>
            <w:shd w:val="solid" w:color="FFFFFF" w:fill="auto"/>
            <w:vAlign w:val="center"/>
          </w:tcPr>
          <w:p w14:paraId="0A96D541" w14:textId="77777777" w:rsidR="00E3550E" w:rsidRDefault="00E3550E" w:rsidP="00C8020D">
            <w:pPr>
              <w:jc w:val="center"/>
              <w:rPr>
                <w:rFonts w:ascii="宋体" w:hAnsi="宋体"/>
                <w:sz w:val="18"/>
                <w:szCs w:val="18"/>
              </w:rPr>
            </w:pPr>
            <w:r>
              <w:rPr>
                <w:rFonts w:ascii="宋体" w:hAnsi="宋体" w:hint="eastAsia"/>
                <w:sz w:val="18"/>
                <w:szCs w:val="18"/>
              </w:rPr>
              <w:t>通过</w:t>
            </w:r>
          </w:p>
        </w:tc>
      </w:tr>
      <w:tr w:rsidR="00E3550E" w14:paraId="4D1526A8" w14:textId="77777777" w:rsidTr="00C8020D">
        <w:trPr>
          <w:trHeight w:val="278"/>
        </w:trPr>
        <w:tc>
          <w:tcPr>
            <w:tcW w:w="1960" w:type="dxa"/>
            <w:shd w:val="solid" w:color="FFFFFF" w:fill="auto"/>
            <w:vAlign w:val="center"/>
          </w:tcPr>
          <w:p w14:paraId="60BC4AB8" w14:textId="77777777" w:rsidR="00E3550E" w:rsidRDefault="00E3550E" w:rsidP="00C8020D">
            <w:pPr>
              <w:widowControl/>
              <w:jc w:val="center"/>
              <w:rPr>
                <w:rFonts w:ascii="宋体" w:hAnsi="宋体"/>
                <w:sz w:val="18"/>
                <w:szCs w:val="18"/>
              </w:rPr>
            </w:pPr>
            <w:r>
              <w:rPr>
                <w:rFonts w:ascii="宋体" w:hAnsi="宋体" w:hint="eastAsia"/>
                <w:sz w:val="18"/>
                <w:szCs w:val="18"/>
              </w:rPr>
              <w:t>兼容性测试</w:t>
            </w:r>
          </w:p>
        </w:tc>
        <w:tc>
          <w:tcPr>
            <w:tcW w:w="1179" w:type="dxa"/>
            <w:shd w:val="solid" w:color="FFFFFF" w:fill="auto"/>
            <w:vAlign w:val="center"/>
          </w:tcPr>
          <w:p w14:paraId="328B6816" w14:textId="77777777" w:rsidR="00E3550E" w:rsidRDefault="00E3550E" w:rsidP="00C8020D">
            <w:pPr>
              <w:jc w:val="center"/>
              <w:rPr>
                <w:rFonts w:ascii="宋体" w:hAnsi="宋体"/>
                <w:sz w:val="18"/>
                <w:szCs w:val="18"/>
              </w:rPr>
            </w:pPr>
            <w:r>
              <w:rPr>
                <w:rFonts w:ascii="宋体" w:hAnsi="宋体" w:hint="eastAsia"/>
                <w:sz w:val="18"/>
                <w:szCs w:val="18"/>
              </w:rPr>
              <w:t>1</w:t>
            </w:r>
          </w:p>
        </w:tc>
        <w:tc>
          <w:tcPr>
            <w:tcW w:w="1276" w:type="dxa"/>
            <w:shd w:val="solid" w:color="FFFFFF" w:fill="auto"/>
            <w:vAlign w:val="center"/>
          </w:tcPr>
          <w:p w14:paraId="2924D568" w14:textId="77777777" w:rsidR="00E3550E" w:rsidRDefault="00E3550E" w:rsidP="00C8020D">
            <w:pPr>
              <w:jc w:val="center"/>
              <w:rPr>
                <w:rFonts w:ascii="宋体" w:hAnsi="宋体"/>
                <w:sz w:val="18"/>
                <w:szCs w:val="18"/>
              </w:rPr>
            </w:pPr>
            <w:r>
              <w:rPr>
                <w:rFonts w:ascii="宋体" w:hAnsi="宋体" w:hint="eastAsia"/>
                <w:sz w:val="18"/>
                <w:szCs w:val="18"/>
              </w:rPr>
              <w:t>1</w:t>
            </w:r>
          </w:p>
        </w:tc>
        <w:tc>
          <w:tcPr>
            <w:tcW w:w="1163" w:type="dxa"/>
            <w:shd w:val="solid" w:color="FFFFFF" w:fill="auto"/>
            <w:vAlign w:val="center"/>
          </w:tcPr>
          <w:p w14:paraId="051BC037" w14:textId="77777777" w:rsidR="00E3550E" w:rsidRDefault="00E3550E" w:rsidP="00C8020D">
            <w:pPr>
              <w:jc w:val="center"/>
              <w:rPr>
                <w:rFonts w:ascii="宋体" w:hAnsi="宋体"/>
                <w:sz w:val="18"/>
                <w:szCs w:val="18"/>
              </w:rPr>
            </w:pPr>
            <w:r>
              <w:rPr>
                <w:rFonts w:ascii="宋体" w:hAnsi="宋体" w:hint="eastAsia"/>
                <w:sz w:val="18"/>
                <w:szCs w:val="18"/>
              </w:rPr>
              <w:t>0</w:t>
            </w:r>
          </w:p>
        </w:tc>
        <w:tc>
          <w:tcPr>
            <w:tcW w:w="3141" w:type="dxa"/>
            <w:shd w:val="solid" w:color="FFFFFF" w:fill="auto"/>
            <w:vAlign w:val="center"/>
          </w:tcPr>
          <w:p w14:paraId="14A9B1C2" w14:textId="77777777" w:rsidR="00E3550E" w:rsidRDefault="00E3550E" w:rsidP="00C8020D">
            <w:pPr>
              <w:jc w:val="center"/>
              <w:rPr>
                <w:rFonts w:ascii="宋体" w:hAnsi="宋体"/>
                <w:sz w:val="18"/>
                <w:szCs w:val="18"/>
              </w:rPr>
            </w:pPr>
            <w:r>
              <w:rPr>
                <w:rFonts w:ascii="宋体" w:hAnsi="宋体" w:hint="eastAsia"/>
                <w:sz w:val="18"/>
                <w:szCs w:val="18"/>
              </w:rPr>
              <w:t>部分浏览器界面显示不同</w:t>
            </w:r>
          </w:p>
        </w:tc>
      </w:tr>
      <w:tr w:rsidR="00E3550E" w14:paraId="0D5D8AB3" w14:textId="77777777" w:rsidTr="00C8020D">
        <w:trPr>
          <w:trHeight w:val="278"/>
        </w:trPr>
        <w:tc>
          <w:tcPr>
            <w:tcW w:w="1960" w:type="dxa"/>
            <w:shd w:val="solid" w:color="FFFFFF" w:fill="auto"/>
            <w:vAlign w:val="center"/>
          </w:tcPr>
          <w:p w14:paraId="3F78EA4D" w14:textId="77777777" w:rsidR="00E3550E" w:rsidRDefault="00E3550E" w:rsidP="00C8020D">
            <w:pPr>
              <w:widowControl/>
              <w:jc w:val="center"/>
              <w:rPr>
                <w:rFonts w:ascii="宋体" w:hAnsi="宋体"/>
                <w:sz w:val="18"/>
                <w:szCs w:val="18"/>
              </w:rPr>
            </w:pPr>
            <w:r>
              <w:rPr>
                <w:rFonts w:ascii="宋体" w:hAnsi="宋体" w:hint="eastAsia"/>
                <w:sz w:val="18"/>
                <w:szCs w:val="18"/>
              </w:rPr>
              <w:t>文档审核测试</w:t>
            </w:r>
          </w:p>
        </w:tc>
        <w:tc>
          <w:tcPr>
            <w:tcW w:w="1179" w:type="dxa"/>
            <w:shd w:val="solid" w:color="FFFFFF" w:fill="auto"/>
            <w:vAlign w:val="center"/>
          </w:tcPr>
          <w:p w14:paraId="1CC15BB3" w14:textId="77777777" w:rsidR="00E3550E" w:rsidRDefault="00E3550E" w:rsidP="00C8020D">
            <w:pPr>
              <w:jc w:val="center"/>
              <w:rPr>
                <w:rFonts w:ascii="宋体" w:hAnsi="宋体"/>
                <w:sz w:val="18"/>
                <w:szCs w:val="18"/>
              </w:rPr>
            </w:pPr>
            <w:r>
              <w:rPr>
                <w:rFonts w:ascii="宋体" w:hAnsi="宋体" w:hint="eastAsia"/>
                <w:sz w:val="18"/>
                <w:szCs w:val="18"/>
              </w:rPr>
              <w:t>1</w:t>
            </w:r>
          </w:p>
        </w:tc>
        <w:tc>
          <w:tcPr>
            <w:tcW w:w="1276" w:type="dxa"/>
            <w:shd w:val="solid" w:color="FFFFFF" w:fill="auto"/>
            <w:vAlign w:val="center"/>
          </w:tcPr>
          <w:p w14:paraId="40E79FB2" w14:textId="77777777" w:rsidR="00E3550E" w:rsidRDefault="00E3550E" w:rsidP="00C8020D">
            <w:pPr>
              <w:jc w:val="center"/>
              <w:rPr>
                <w:rFonts w:ascii="宋体" w:hAnsi="宋体"/>
                <w:sz w:val="18"/>
                <w:szCs w:val="18"/>
              </w:rPr>
            </w:pPr>
            <w:r>
              <w:rPr>
                <w:rFonts w:ascii="宋体" w:hAnsi="宋体" w:hint="eastAsia"/>
                <w:sz w:val="18"/>
                <w:szCs w:val="18"/>
              </w:rPr>
              <w:t>1</w:t>
            </w:r>
          </w:p>
        </w:tc>
        <w:tc>
          <w:tcPr>
            <w:tcW w:w="1163" w:type="dxa"/>
            <w:shd w:val="solid" w:color="FFFFFF" w:fill="auto"/>
            <w:vAlign w:val="center"/>
          </w:tcPr>
          <w:p w14:paraId="10E635F3" w14:textId="77777777" w:rsidR="00E3550E" w:rsidRDefault="00E3550E" w:rsidP="00C8020D">
            <w:pPr>
              <w:jc w:val="center"/>
              <w:rPr>
                <w:rFonts w:ascii="宋体" w:hAnsi="宋体"/>
                <w:sz w:val="18"/>
                <w:szCs w:val="18"/>
              </w:rPr>
            </w:pPr>
            <w:r>
              <w:rPr>
                <w:rFonts w:ascii="宋体" w:hAnsi="宋体" w:hint="eastAsia"/>
                <w:sz w:val="18"/>
                <w:szCs w:val="18"/>
              </w:rPr>
              <w:t>0</w:t>
            </w:r>
          </w:p>
        </w:tc>
        <w:tc>
          <w:tcPr>
            <w:tcW w:w="3141" w:type="dxa"/>
            <w:shd w:val="solid" w:color="FFFFFF" w:fill="auto"/>
            <w:vAlign w:val="center"/>
          </w:tcPr>
          <w:p w14:paraId="6AB06D49" w14:textId="77777777" w:rsidR="00E3550E" w:rsidRDefault="00E3550E" w:rsidP="00C8020D">
            <w:pPr>
              <w:jc w:val="center"/>
              <w:rPr>
                <w:rFonts w:ascii="宋体" w:hAnsi="宋体"/>
                <w:sz w:val="18"/>
                <w:szCs w:val="18"/>
              </w:rPr>
            </w:pPr>
            <w:r>
              <w:rPr>
                <w:rFonts w:ascii="宋体" w:hAnsi="宋体" w:hint="eastAsia"/>
                <w:sz w:val="18"/>
                <w:szCs w:val="18"/>
              </w:rPr>
              <w:t>通过</w:t>
            </w:r>
          </w:p>
        </w:tc>
      </w:tr>
      <w:tr w:rsidR="00E3550E" w14:paraId="33068D65" w14:textId="77777777" w:rsidTr="00C8020D">
        <w:trPr>
          <w:trHeight w:val="278"/>
        </w:trPr>
        <w:tc>
          <w:tcPr>
            <w:tcW w:w="1960" w:type="dxa"/>
            <w:shd w:val="solid" w:color="FFFFFF" w:fill="auto"/>
            <w:vAlign w:val="center"/>
          </w:tcPr>
          <w:p w14:paraId="589EAE32" w14:textId="77777777" w:rsidR="00E3550E" w:rsidRDefault="00E3550E" w:rsidP="00C8020D">
            <w:pPr>
              <w:widowControl/>
              <w:jc w:val="center"/>
              <w:rPr>
                <w:rFonts w:ascii="宋体" w:hAnsi="宋体"/>
                <w:sz w:val="18"/>
                <w:szCs w:val="18"/>
              </w:rPr>
            </w:pPr>
            <w:r>
              <w:rPr>
                <w:rFonts w:ascii="宋体" w:hAnsi="宋体" w:hint="eastAsia"/>
                <w:sz w:val="18"/>
                <w:szCs w:val="18"/>
              </w:rPr>
              <w:t>安全性测试</w:t>
            </w:r>
          </w:p>
        </w:tc>
        <w:tc>
          <w:tcPr>
            <w:tcW w:w="1179" w:type="dxa"/>
            <w:shd w:val="solid" w:color="FFFFFF" w:fill="auto"/>
            <w:vAlign w:val="center"/>
          </w:tcPr>
          <w:p w14:paraId="5A8DA4B4" w14:textId="77777777" w:rsidR="00E3550E" w:rsidRDefault="00E3550E" w:rsidP="00C8020D">
            <w:pPr>
              <w:jc w:val="center"/>
              <w:rPr>
                <w:rFonts w:ascii="宋体" w:hAnsi="宋体"/>
                <w:sz w:val="18"/>
                <w:szCs w:val="18"/>
              </w:rPr>
            </w:pPr>
            <w:r>
              <w:rPr>
                <w:rFonts w:ascii="宋体" w:hAnsi="宋体"/>
                <w:sz w:val="18"/>
                <w:szCs w:val="18"/>
              </w:rPr>
              <w:t>1</w:t>
            </w:r>
          </w:p>
        </w:tc>
        <w:tc>
          <w:tcPr>
            <w:tcW w:w="1276" w:type="dxa"/>
            <w:shd w:val="solid" w:color="FFFFFF" w:fill="auto"/>
            <w:vAlign w:val="center"/>
          </w:tcPr>
          <w:p w14:paraId="06F486DA" w14:textId="77777777" w:rsidR="00E3550E" w:rsidRDefault="00E3550E" w:rsidP="00C8020D">
            <w:pPr>
              <w:jc w:val="center"/>
              <w:rPr>
                <w:rFonts w:ascii="宋体" w:hAnsi="宋体"/>
                <w:sz w:val="18"/>
                <w:szCs w:val="18"/>
              </w:rPr>
            </w:pPr>
            <w:r>
              <w:rPr>
                <w:rFonts w:ascii="宋体" w:hAnsi="宋体"/>
                <w:sz w:val="18"/>
                <w:szCs w:val="18"/>
              </w:rPr>
              <w:t>1</w:t>
            </w:r>
          </w:p>
        </w:tc>
        <w:tc>
          <w:tcPr>
            <w:tcW w:w="1163" w:type="dxa"/>
            <w:shd w:val="solid" w:color="FFFFFF" w:fill="auto"/>
            <w:vAlign w:val="center"/>
          </w:tcPr>
          <w:p w14:paraId="6DE61D87" w14:textId="77777777" w:rsidR="00E3550E" w:rsidRDefault="00E3550E" w:rsidP="00C8020D">
            <w:pPr>
              <w:jc w:val="center"/>
              <w:rPr>
                <w:rFonts w:ascii="宋体" w:hAnsi="宋体"/>
                <w:sz w:val="18"/>
                <w:szCs w:val="18"/>
              </w:rPr>
            </w:pPr>
            <w:r>
              <w:rPr>
                <w:rFonts w:ascii="宋体" w:hAnsi="宋体" w:hint="eastAsia"/>
                <w:sz w:val="18"/>
                <w:szCs w:val="18"/>
              </w:rPr>
              <w:t>0</w:t>
            </w:r>
          </w:p>
        </w:tc>
        <w:tc>
          <w:tcPr>
            <w:tcW w:w="3141" w:type="dxa"/>
            <w:shd w:val="solid" w:color="FFFFFF" w:fill="auto"/>
            <w:vAlign w:val="center"/>
          </w:tcPr>
          <w:p w14:paraId="3007B70F" w14:textId="77777777" w:rsidR="00E3550E" w:rsidRDefault="00E3550E" w:rsidP="00C8020D">
            <w:pPr>
              <w:jc w:val="center"/>
              <w:rPr>
                <w:rFonts w:ascii="宋体" w:hAnsi="宋体"/>
                <w:sz w:val="18"/>
                <w:szCs w:val="18"/>
              </w:rPr>
            </w:pPr>
            <w:r>
              <w:rPr>
                <w:rFonts w:ascii="宋体" w:hAnsi="宋体" w:hint="eastAsia"/>
                <w:sz w:val="18"/>
                <w:szCs w:val="18"/>
              </w:rPr>
              <w:t>通过</w:t>
            </w:r>
          </w:p>
        </w:tc>
      </w:tr>
    </w:tbl>
    <w:p w14:paraId="1D6B3874" w14:textId="77777777" w:rsidR="00E3550E" w:rsidRDefault="00E3550E" w:rsidP="00E3550E">
      <w:pPr>
        <w:spacing w:line="288" w:lineRule="auto"/>
        <w:rPr>
          <w:snapToGrid w:val="0"/>
          <w:kern w:val="0"/>
          <w:sz w:val="24"/>
        </w:rPr>
      </w:pPr>
    </w:p>
    <w:p w14:paraId="35618F09" w14:textId="77777777" w:rsidR="00E3550E" w:rsidRDefault="00E3550E" w:rsidP="00E3550E">
      <w:pPr>
        <w:spacing w:line="288" w:lineRule="auto"/>
        <w:ind w:firstLineChars="200" w:firstLine="480"/>
        <w:rPr>
          <w:snapToGrid w:val="0"/>
          <w:kern w:val="0"/>
          <w:sz w:val="24"/>
        </w:rPr>
      </w:pPr>
      <w:r>
        <w:rPr>
          <w:rFonts w:hint="eastAsia"/>
          <w:snapToGrid w:val="0"/>
          <w:kern w:val="0"/>
          <w:sz w:val="24"/>
        </w:rPr>
        <w:t>测试用例测试执行通过了</w:t>
      </w:r>
      <w:r>
        <w:rPr>
          <w:rFonts w:hint="eastAsia"/>
          <w:snapToGrid w:val="0"/>
          <w:kern w:val="0"/>
          <w:sz w:val="24"/>
        </w:rPr>
        <w:t>2</w:t>
      </w:r>
      <w:r>
        <w:rPr>
          <w:snapToGrid w:val="0"/>
          <w:kern w:val="0"/>
          <w:sz w:val="24"/>
        </w:rPr>
        <w:t>5</w:t>
      </w:r>
      <w:r>
        <w:rPr>
          <w:rFonts w:hint="eastAsia"/>
          <w:snapToGrid w:val="0"/>
          <w:kern w:val="0"/>
          <w:sz w:val="24"/>
        </w:rPr>
        <w:t>个，</w:t>
      </w:r>
      <w:r>
        <w:rPr>
          <w:rFonts w:hint="eastAsia"/>
          <w:snapToGrid w:val="0"/>
          <w:kern w:val="0"/>
          <w:sz w:val="24"/>
        </w:rPr>
        <w:t>1</w:t>
      </w:r>
      <w:r>
        <w:rPr>
          <w:rFonts w:hint="eastAsia"/>
          <w:snapToGrid w:val="0"/>
          <w:kern w:val="0"/>
          <w:sz w:val="24"/>
        </w:rPr>
        <w:t>个未通过，通过率</w:t>
      </w:r>
      <w:r>
        <w:rPr>
          <w:rFonts w:hint="eastAsia"/>
          <w:snapToGrid w:val="0"/>
          <w:kern w:val="0"/>
          <w:sz w:val="24"/>
        </w:rPr>
        <w:t>96%</w:t>
      </w:r>
      <w:r>
        <w:rPr>
          <w:rFonts w:hint="eastAsia"/>
          <w:snapToGrid w:val="0"/>
          <w:kern w:val="0"/>
          <w:sz w:val="24"/>
        </w:rPr>
        <w:t>。最终功能性测试用例的效率说明了测试用例具有发现缺陷的能力。对于性能、安全性测试等采用检查的方式测试，并未计入测试用例的效率范围之内。</w:t>
      </w:r>
    </w:p>
    <w:p w14:paraId="7AB91E63" w14:textId="77777777" w:rsidR="00E3550E" w:rsidRDefault="00E3550E" w:rsidP="00E3550E">
      <w:pPr>
        <w:pStyle w:val="3"/>
        <w:spacing w:beforeLines="100" w:before="312" w:after="0" w:line="288" w:lineRule="auto"/>
        <w:rPr>
          <w:rFonts w:eastAsia="黑体"/>
          <w:b w:val="0"/>
          <w:color w:val="000000"/>
          <w:sz w:val="28"/>
          <w:szCs w:val="28"/>
        </w:rPr>
      </w:pPr>
      <w:bookmarkStart w:id="203" w:name="_Toc451934015"/>
      <w:bookmarkStart w:id="204" w:name="_Toc484871686"/>
      <w:bookmarkStart w:id="205" w:name="_Toc484871942"/>
      <w:bookmarkStart w:id="206" w:name="_Toc451762244"/>
      <w:bookmarkStart w:id="207" w:name="_Toc451777089"/>
      <w:bookmarkStart w:id="208" w:name="_Toc451853676"/>
      <w:bookmarkStart w:id="209" w:name="_Toc101728970"/>
      <w:r>
        <w:rPr>
          <w:rFonts w:eastAsia="黑体" w:hint="eastAsia"/>
          <w:b w:val="0"/>
          <w:color w:val="000000"/>
          <w:sz w:val="28"/>
          <w:szCs w:val="28"/>
        </w:rPr>
        <w:t>6</w:t>
      </w:r>
      <w:r>
        <w:rPr>
          <w:rFonts w:eastAsia="黑体"/>
          <w:b w:val="0"/>
          <w:color w:val="000000"/>
          <w:sz w:val="28"/>
          <w:szCs w:val="28"/>
        </w:rPr>
        <w:t>.</w:t>
      </w:r>
      <w:r>
        <w:rPr>
          <w:rFonts w:eastAsia="黑体" w:hint="eastAsia"/>
          <w:b w:val="0"/>
          <w:color w:val="000000"/>
          <w:sz w:val="28"/>
          <w:szCs w:val="28"/>
        </w:rPr>
        <w:t>3</w:t>
      </w:r>
      <w:r>
        <w:rPr>
          <w:rFonts w:eastAsia="黑体"/>
          <w:b w:val="0"/>
          <w:color w:val="000000"/>
          <w:sz w:val="28"/>
          <w:szCs w:val="28"/>
        </w:rPr>
        <w:t>.</w:t>
      </w:r>
      <w:r>
        <w:rPr>
          <w:rFonts w:eastAsia="黑体" w:hint="eastAsia"/>
          <w:b w:val="0"/>
          <w:color w:val="000000"/>
          <w:sz w:val="28"/>
          <w:szCs w:val="28"/>
        </w:rPr>
        <w:t>3</w:t>
      </w:r>
      <w:r>
        <w:rPr>
          <w:rFonts w:eastAsia="黑体"/>
          <w:b w:val="0"/>
          <w:color w:val="000000"/>
          <w:sz w:val="28"/>
          <w:szCs w:val="28"/>
        </w:rPr>
        <w:t xml:space="preserve"> </w:t>
      </w:r>
      <w:r>
        <w:rPr>
          <w:rFonts w:eastAsia="黑体" w:hint="eastAsia"/>
          <w:b w:val="0"/>
          <w:color w:val="000000"/>
          <w:sz w:val="28"/>
          <w:szCs w:val="28"/>
        </w:rPr>
        <w:t>系统存在的问题与建议</w:t>
      </w:r>
      <w:bookmarkEnd w:id="203"/>
      <w:bookmarkEnd w:id="204"/>
      <w:bookmarkEnd w:id="205"/>
      <w:bookmarkEnd w:id="206"/>
      <w:bookmarkEnd w:id="207"/>
      <w:bookmarkEnd w:id="208"/>
      <w:bookmarkEnd w:id="209"/>
    </w:p>
    <w:p w14:paraId="2ACFBF2A" w14:textId="77777777" w:rsidR="00E3550E" w:rsidRDefault="00E3550E" w:rsidP="00E3550E">
      <w:pPr>
        <w:spacing w:line="288" w:lineRule="auto"/>
        <w:ind w:firstLineChars="200" w:firstLine="480"/>
        <w:rPr>
          <w:snapToGrid w:val="0"/>
          <w:kern w:val="0"/>
          <w:sz w:val="24"/>
        </w:rPr>
      </w:pPr>
      <w:r>
        <w:rPr>
          <w:rFonts w:hint="eastAsia"/>
          <w:snapToGrid w:val="0"/>
          <w:kern w:val="0"/>
          <w:sz w:val="24"/>
        </w:rPr>
        <w:t>门店搜索推荐系统实现了需求分析规定的功能性需求等。界面风格简洁明快，方便用户寻找功能。对于系统存在的问题，在开发的过程中对于细节的处理或者参数的调整可能不是特别完美，虽然不会影响正常的功能和用户的使用，但是可能显示出的结果不够绝对精确，需要继续努力改进优化，以期提高用户对系统的使用体验。</w:t>
      </w:r>
    </w:p>
    <w:p w14:paraId="7EE58A31" w14:textId="77777777" w:rsidR="00E3550E" w:rsidRDefault="00E3550E" w:rsidP="00E3550E">
      <w:pPr>
        <w:keepNext/>
        <w:keepLines/>
        <w:spacing w:beforeLines="100" w:before="312" w:afterLines="100" w:after="312" w:line="288" w:lineRule="auto"/>
        <w:outlineLvl w:val="1"/>
        <w:rPr>
          <w:rFonts w:eastAsia="黑体"/>
          <w:bCs/>
          <w:color w:val="000000"/>
          <w:kern w:val="0"/>
          <w:sz w:val="30"/>
          <w:szCs w:val="30"/>
        </w:rPr>
      </w:pPr>
      <w:bookmarkStart w:id="210" w:name="_Toc101728971"/>
      <w:r>
        <w:rPr>
          <w:rFonts w:eastAsia="黑体"/>
          <w:bCs/>
          <w:color w:val="000000"/>
          <w:kern w:val="0"/>
          <w:sz w:val="30"/>
          <w:szCs w:val="30"/>
        </w:rPr>
        <w:t>6</w:t>
      </w:r>
      <w:r>
        <w:rPr>
          <w:rFonts w:eastAsia="黑体" w:hint="eastAsia"/>
          <w:bCs/>
          <w:color w:val="000000"/>
          <w:kern w:val="0"/>
          <w:sz w:val="30"/>
          <w:szCs w:val="30"/>
        </w:rPr>
        <w:t>.</w:t>
      </w:r>
      <w:r>
        <w:rPr>
          <w:rFonts w:eastAsia="黑体"/>
          <w:bCs/>
          <w:color w:val="000000"/>
          <w:kern w:val="0"/>
          <w:sz w:val="30"/>
          <w:szCs w:val="30"/>
        </w:rPr>
        <w:t>4</w:t>
      </w:r>
      <w:r>
        <w:rPr>
          <w:rFonts w:eastAsia="黑体" w:hint="eastAsia"/>
          <w:bCs/>
          <w:color w:val="000000"/>
          <w:kern w:val="0"/>
          <w:sz w:val="30"/>
          <w:szCs w:val="30"/>
        </w:rPr>
        <w:t xml:space="preserve"> </w:t>
      </w:r>
      <w:r>
        <w:rPr>
          <w:rFonts w:eastAsia="黑体" w:hint="eastAsia"/>
          <w:bCs/>
          <w:color w:val="000000"/>
          <w:kern w:val="0"/>
          <w:sz w:val="30"/>
          <w:szCs w:val="30"/>
        </w:rPr>
        <w:t>本章小结</w:t>
      </w:r>
      <w:bookmarkEnd w:id="210"/>
    </w:p>
    <w:p w14:paraId="46F37522" w14:textId="77777777" w:rsidR="00E3550E" w:rsidRDefault="00E3550E" w:rsidP="00E3550E">
      <w:pPr>
        <w:spacing w:line="288" w:lineRule="auto"/>
        <w:ind w:firstLineChars="200" w:firstLine="480"/>
        <w:rPr>
          <w:sz w:val="24"/>
        </w:rPr>
      </w:pPr>
      <w:r>
        <w:rPr>
          <w:sz w:val="24"/>
        </w:rPr>
        <w:t>本章主要对系统的测试进行阐述</w:t>
      </w:r>
      <w:r>
        <w:rPr>
          <w:rFonts w:hint="eastAsia"/>
          <w:sz w:val="24"/>
        </w:rPr>
        <w:t>，</w:t>
      </w:r>
      <w:r>
        <w:rPr>
          <w:sz w:val="24"/>
        </w:rPr>
        <w:t>介绍了黑盒白盒测试方法</w:t>
      </w:r>
      <w:r>
        <w:rPr>
          <w:rFonts w:hint="eastAsia"/>
          <w:sz w:val="24"/>
        </w:rPr>
        <w:t>，</w:t>
      </w:r>
      <w:r>
        <w:rPr>
          <w:sz w:val="24"/>
        </w:rPr>
        <w:t>并采用功能测试的方式为系统设计测试用例进行测试</w:t>
      </w:r>
      <w:r>
        <w:rPr>
          <w:rFonts w:hint="eastAsia"/>
          <w:sz w:val="24"/>
        </w:rPr>
        <w:t>，并以搜索模块和后台管理模块为例对测试</w:t>
      </w:r>
      <w:r>
        <w:rPr>
          <w:rFonts w:hint="eastAsia"/>
          <w:sz w:val="24"/>
        </w:rPr>
        <w:lastRenderedPageBreak/>
        <w:t>结果进行了分析得出结论。</w:t>
      </w:r>
      <w:r>
        <w:rPr>
          <w:sz w:val="24"/>
        </w:rPr>
        <w:t> </w:t>
      </w:r>
    </w:p>
    <w:p w14:paraId="04E17298" w14:textId="211F19BF" w:rsidR="00E3550E" w:rsidRDefault="00E3550E" w:rsidP="00E3550E">
      <w:pPr>
        <w:pStyle w:val="1"/>
        <w:adjustRightInd w:val="0"/>
        <w:snapToGrid w:val="0"/>
        <w:spacing w:beforeLines="200" w:before="624" w:afterLines="200" w:after="624" w:line="288" w:lineRule="auto"/>
        <w:jc w:val="center"/>
        <w:rPr>
          <w:rFonts w:eastAsia="黑体"/>
          <w:b w:val="0"/>
          <w:color w:val="000000"/>
          <w:sz w:val="36"/>
          <w:szCs w:val="36"/>
        </w:rPr>
      </w:pPr>
      <w:r>
        <w:rPr>
          <w:rFonts w:eastAsia="黑体"/>
          <w:b w:val="0"/>
          <w:sz w:val="36"/>
          <w:szCs w:val="36"/>
        </w:rPr>
        <w:br w:type="page"/>
      </w:r>
      <w:bookmarkStart w:id="211" w:name="_Toc485586709"/>
      <w:bookmarkStart w:id="212" w:name="_Toc101728972"/>
      <w:r>
        <w:rPr>
          <w:rFonts w:eastAsia="黑体" w:hint="eastAsia"/>
          <w:b w:val="0"/>
          <w:color w:val="000000"/>
          <w:sz w:val="36"/>
          <w:szCs w:val="36"/>
        </w:rPr>
        <w:lastRenderedPageBreak/>
        <w:t>结</w:t>
      </w:r>
      <w:r>
        <w:rPr>
          <w:rFonts w:eastAsia="黑体"/>
          <w:b w:val="0"/>
          <w:color w:val="000000"/>
          <w:sz w:val="36"/>
          <w:szCs w:val="36"/>
        </w:rPr>
        <w:t xml:space="preserve"> </w:t>
      </w:r>
      <w:r>
        <w:rPr>
          <w:rFonts w:eastAsia="黑体" w:hint="eastAsia"/>
          <w:b w:val="0"/>
          <w:color w:val="000000"/>
          <w:sz w:val="36"/>
          <w:szCs w:val="36"/>
        </w:rPr>
        <w:t>论</w:t>
      </w:r>
      <w:bookmarkEnd w:id="172"/>
      <w:bookmarkEnd w:id="211"/>
      <w:bookmarkEnd w:id="212"/>
    </w:p>
    <w:p w14:paraId="57F5F182" w14:textId="77777777" w:rsidR="00E3550E" w:rsidRDefault="00E3550E" w:rsidP="00E3550E">
      <w:pPr>
        <w:spacing w:line="288" w:lineRule="auto"/>
        <w:ind w:firstLineChars="200" w:firstLine="480"/>
        <w:rPr>
          <w:snapToGrid w:val="0"/>
          <w:kern w:val="0"/>
          <w:sz w:val="24"/>
        </w:rPr>
      </w:pPr>
      <w:r>
        <w:rPr>
          <w:rFonts w:hint="eastAsia"/>
          <w:snapToGrid w:val="0"/>
          <w:kern w:val="0"/>
          <w:sz w:val="24"/>
        </w:rPr>
        <w:t>门店搜索推荐系统的整体架构是采用</w:t>
      </w:r>
      <w:r>
        <w:rPr>
          <w:rFonts w:hint="eastAsia"/>
          <w:snapToGrid w:val="0"/>
          <w:kern w:val="0"/>
          <w:sz w:val="24"/>
        </w:rPr>
        <w:t>Java</w:t>
      </w:r>
      <w:r>
        <w:rPr>
          <w:rFonts w:hint="eastAsia"/>
          <w:snapToGrid w:val="0"/>
          <w:kern w:val="0"/>
          <w:sz w:val="24"/>
        </w:rPr>
        <w:t>的</w:t>
      </w:r>
      <w:r>
        <w:rPr>
          <w:rFonts w:hint="eastAsia"/>
          <w:snapToGrid w:val="0"/>
          <w:kern w:val="0"/>
          <w:sz w:val="24"/>
        </w:rPr>
        <w:t>SpringBoot</w:t>
      </w:r>
      <w:r>
        <w:rPr>
          <w:rFonts w:hint="eastAsia"/>
          <w:snapToGrid w:val="0"/>
          <w:kern w:val="0"/>
          <w:sz w:val="24"/>
        </w:rPr>
        <w:t>框架，使用全文搜索引擎</w:t>
      </w:r>
      <w:r>
        <w:rPr>
          <w:rFonts w:hint="eastAsia"/>
          <w:snapToGrid w:val="0"/>
          <w:kern w:val="0"/>
          <w:sz w:val="24"/>
        </w:rPr>
        <w:t>ElasticSearch</w:t>
      </w:r>
      <w:r>
        <w:rPr>
          <w:rFonts w:hint="eastAsia"/>
          <w:snapToGrid w:val="0"/>
          <w:kern w:val="0"/>
          <w:sz w:val="24"/>
        </w:rPr>
        <w:t>支持搜索功能，</w:t>
      </w:r>
      <w:r>
        <w:rPr>
          <w:rFonts w:hint="eastAsia"/>
          <w:snapToGrid w:val="0"/>
          <w:kern w:val="0"/>
          <w:sz w:val="24"/>
        </w:rPr>
        <w:t>Spark</w:t>
      </w:r>
      <w:r>
        <w:rPr>
          <w:rFonts w:hint="eastAsia"/>
          <w:snapToGrid w:val="0"/>
          <w:kern w:val="0"/>
          <w:sz w:val="24"/>
        </w:rPr>
        <w:t>框架支持计算，使用</w:t>
      </w:r>
      <w:r>
        <w:rPr>
          <w:rFonts w:hint="eastAsia"/>
          <w:snapToGrid w:val="0"/>
          <w:kern w:val="0"/>
          <w:sz w:val="24"/>
        </w:rPr>
        <w:t>IntelJ IDEA</w:t>
      </w:r>
      <w:r>
        <w:rPr>
          <w:rFonts w:hint="eastAsia"/>
          <w:snapToGrid w:val="0"/>
          <w:kern w:val="0"/>
          <w:sz w:val="24"/>
        </w:rPr>
        <w:t>作为开发工具，</w:t>
      </w:r>
      <w:r>
        <w:rPr>
          <w:rFonts w:hint="eastAsia"/>
          <w:snapToGrid w:val="0"/>
          <w:kern w:val="0"/>
          <w:sz w:val="24"/>
        </w:rPr>
        <w:t>Maven</w:t>
      </w:r>
      <w:r>
        <w:rPr>
          <w:rFonts w:hint="eastAsia"/>
          <w:snapToGrid w:val="0"/>
          <w:kern w:val="0"/>
          <w:sz w:val="24"/>
        </w:rPr>
        <w:t>管理</w:t>
      </w:r>
      <w:r>
        <w:rPr>
          <w:rFonts w:hint="eastAsia"/>
          <w:snapToGrid w:val="0"/>
          <w:kern w:val="0"/>
          <w:sz w:val="24"/>
        </w:rPr>
        <w:t>jar</w:t>
      </w:r>
      <w:r>
        <w:rPr>
          <w:rFonts w:hint="eastAsia"/>
          <w:snapToGrid w:val="0"/>
          <w:kern w:val="0"/>
          <w:sz w:val="24"/>
        </w:rPr>
        <w:t>包，使用</w:t>
      </w:r>
      <w:r>
        <w:rPr>
          <w:rFonts w:hint="eastAsia"/>
          <w:snapToGrid w:val="0"/>
          <w:kern w:val="0"/>
          <w:sz w:val="24"/>
        </w:rPr>
        <w:t>MySQL</w:t>
      </w:r>
      <w:r>
        <w:rPr>
          <w:rFonts w:hint="eastAsia"/>
          <w:snapToGrid w:val="0"/>
          <w:kern w:val="0"/>
          <w:sz w:val="24"/>
        </w:rPr>
        <w:t>数据库进行数据存储，最终完成了需求分析的要求，本系统将功能划分为四个模块，用户模块、搜索模块、推荐模块和后台管理模块，具体完成以下功能：</w:t>
      </w:r>
    </w:p>
    <w:p w14:paraId="113EDC39" w14:textId="77777777" w:rsidR="00E3550E" w:rsidRDefault="00E3550E" w:rsidP="00E3550E">
      <w:pPr>
        <w:spacing w:line="288" w:lineRule="auto"/>
        <w:ind w:firstLineChars="200" w:firstLine="480"/>
        <w:rPr>
          <w:snapToGrid w:val="0"/>
          <w:kern w:val="0"/>
          <w:sz w:val="24"/>
        </w:rPr>
      </w:pPr>
      <w:r>
        <w:rPr>
          <w:rFonts w:hint="eastAsia"/>
          <w:snapToGrid w:val="0"/>
          <w:kern w:val="0"/>
          <w:sz w:val="24"/>
        </w:rPr>
        <w:t>用户模块完成了用户的登录、注销、注册、查看首页等功能。</w:t>
      </w:r>
    </w:p>
    <w:p w14:paraId="339341F0" w14:textId="77777777" w:rsidR="00E3550E" w:rsidRDefault="00E3550E" w:rsidP="00E3550E">
      <w:pPr>
        <w:spacing w:line="288" w:lineRule="auto"/>
        <w:ind w:firstLineChars="200" w:firstLine="480"/>
        <w:rPr>
          <w:snapToGrid w:val="0"/>
          <w:kern w:val="0"/>
          <w:sz w:val="24"/>
        </w:rPr>
      </w:pPr>
      <w:r>
        <w:rPr>
          <w:rFonts w:hint="eastAsia"/>
          <w:snapToGrid w:val="0"/>
          <w:kern w:val="0"/>
          <w:sz w:val="24"/>
        </w:rPr>
        <w:t>搜索模块完成用户对门店名称关键词的搜索、对品类的分类搜索、搜索结果排序、根据标签搜索、同义词搜索和相关性搜索等功能。</w:t>
      </w:r>
    </w:p>
    <w:p w14:paraId="335555C0" w14:textId="77777777" w:rsidR="00E3550E" w:rsidRDefault="00E3550E" w:rsidP="00E3550E">
      <w:pPr>
        <w:spacing w:line="288" w:lineRule="auto"/>
        <w:ind w:firstLineChars="200" w:firstLine="480"/>
        <w:rPr>
          <w:snapToGrid w:val="0"/>
          <w:kern w:val="0"/>
          <w:sz w:val="24"/>
        </w:rPr>
      </w:pPr>
      <w:r>
        <w:rPr>
          <w:rFonts w:hint="eastAsia"/>
          <w:snapToGrid w:val="0"/>
          <w:kern w:val="0"/>
          <w:sz w:val="24"/>
        </w:rPr>
        <w:t>推荐模块是根据推荐算法进行召回排序和逻辑回归，并最终将推荐结果展示给用户的过程。</w:t>
      </w:r>
    </w:p>
    <w:p w14:paraId="6BC77E1D" w14:textId="77777777" w:rsidR="00E3550E" w:rsidRDefault="00E3550E" w:rsidP="00E3550E">
      <w:pPr>
        <w:spacing w:line="288" w:lineRule="auto"/>
        <w:ind w:firstLineChars="200" w:firstLine="480"/>
        <w:rPr>
          <w:snapToGrid w:val="0"/>
          <w:kern w:val="0"/>
          <w:sz w:val="24"/>
        </w:rPr>
      </w:pPr>
      <w:r>
        <w:rPr>
          <w:rFonts w:hint="eastAsia"/>
          <w:snapToGrid w:val="0"/>
          <w:kern w:val="0"/>
          <w:sz w:val="24"/>
        </w:rPr>
        <w:t>后台管理模块有管理员登录、商户管理、品类管理、门店管理等功能。</w:t>
      </w:r>
    </w:p>
    <w:p w14:paraId="5F3E16CB" w14:textId="77777777" w:rsidR="00E3550E" w:rsidRDefault="00E3550E" w:rsidP="00E3550E">
      <w:pPr>
        <w:widowControl/>
        <w:spacing w:line="288" w:lineRule="auto"/>
        <w:ind w:firstLine="480"/>
        <w:rPr>
          <w:sz w:val="24"/>
        </w:rPr>
      </w:pPr>
      <w:r>
        <w:rPr>
          <w:rFonts w:hint="eastAsia"/>
          <w:sz w:val="24"/>
        </w:rPr>
        <w:t>系统的开发过程中还使用</w:t>
      </w:r>
      <w:r>
        <w:rPr>
          <w:rFonts w:hint="eastAsia"/>
          <w:sz w:val="24"/>
        </w:rPr>
        <w:t>Maven</w:t>
      </w:r>
      <w:r>
        <w:rPr>
          <w:rFonts w:hint="eastAsia"/>
          <w:sz w:val="24"/>
        </w:rPr>
        <w:t>项目管理</w:t>
      </w:r>
      <w:r>
        <w:rPr>
          <w:rFonts w:hint="eastAsia"/>
          <w:sz w:val="24"/>
        </w:rPr>
        <w:t>jar</w:t>
      </w:r>
      <w:r>
        <w:rPr>
          <w:rFonts w:hint="eastAsia"/>
          <w:sz w:val="24"/>
        </w:rPr>
        <w:t>包的机制，可以方便的查看</w:t>
      </w:r>
      <w:r>
        <w:rPr>
          <w:rFonts w:hint="eastAsia"/>
          <w:sz w:val="24"/>
        </w:rPr>
        <w:t>jar</w:t>
      </w:r>
      <w:r>
        <w:rPr>
          <w:rFonts w:hint="eastAsia"/>
          <w:sz w:val="24"/>
        </w:rPr>
        <w:t>包冲突等带来的问题，运营平台的前端页面使用了</w:t>
      </w:r>
      <w:r>
        <w:rPr>
          <w:rFonts w:hint="eastAsia"/>
          <w:sz w:val="24"/>
        </w:rPr>
        <w:t>Metronic</w:t>
      </w:r>
      <w:r>
        <w:rPr>
          <w:rFonts w:hint="eastAsia"/>
          <w:sz w:val="24"/>
        </w:rPr>
        <w:t>模板，并且使用</w:t>
      </w:r>
      <w:r>
        <w:rPr>
          <w:rFonts w:hint="eastAsia"/>
          <w:sz w:val="24"/>
        </w:rPr>
        <w:t>thymleaf</w:t>
      </w:r>
      <w:r>
        <w:rPr>
          <w:rFonts w:hint="eastAsia"/>
          <w:sz w:val="24"/>
        </w:rPr>
        <w:t>模板引擎加载模板，使用了</w:t>
      </w:r>
      <w:r>
        <w:rPr>
          <w:rFonts w:hint="eastAsia"/>
          <w:sz w:val="24"/>
        </w:rPr>
        <w:t>jQuery</w:t>
      </w:r>
      <w:r>
        <w:rPr>
          <w:rFonts w:hint="eastAsia"/>
          <w:sz w:val="24"/>
        </w:rPr>
        <w:t>、</w:t>
      </w:r>
      <w:r>
        <w:rPr>
          <w:rFonts w:hint="eastAsia"/>
          <w:sz w:val="24"/>
        </w:rPr>
        <w:t>ajax</w:t>
      </w:r>
      <w:r>
        <w:rPr>
          <w:rFonts w:hint="eastAsia"/>
          <w:sz w:val="24"/>
        </w:rPr>
        <w:t>、</w:t>
      </w:r>
      <w:r>
        <w:rPr>
          <w:rFonts w:hint="eastAsia"/>
          <w:sz w:val="24"/>
        </w:rPr>
        <w:t>BootStrap</w:t>
      </w:r>
      <w:r>
        <w:rPr>
          <w:rFonts w:hint="eastAsia"/>
          <w:sz w:val="24"/>
        </w:rPr>
        <w:t>等前端技术，为了模仿滑动效果，引入了</w:t>
      </w:r>
      <w:r>
        <w:rPr>
          <w:rFonts w:hint="eastAsia"/>
          <w:sz w:val="24"/>
        </w:rPr>
        <w:t>swipe.js</w:t>
      </w:r>
      <w:r>
        <w:rPr>
          <w:rFonts w:hint="eastAsia"/>
          <w:sz w:val="24"/>
        </w:rPr>
        <w:t>。</w:t>
      </w:r>
    </w:p>
    <w:p w14:paraId="6BFD581D" w14:textId="77777777" w:rsidR="00E3550E" w:rsidRDefault="00E3550E" w:rsidP="00E3550E">
      <w:pPr>
        <w:widowControl/>
        <w:spacing w:line="288" w:lineRule="auto"/>
        <w:ind w:firstLine="480"/>
        <w:rPr>
          <w:sz w:val="24"/>
        </w:rPr>
      </w:pPr>
      <w:r>
        <w:rPr>
          <w:rFonts w:hint="eastAsia"/>
          <w:sz w:val="24"/>
        </w:rPr>
        <w:t>本系统为用户提供了方便获取门店信息的平台，搜索引擎为用户更精确的搜索信息提供了技术支持，一些二次分类功能可以让用户拥有更加亲切的搜索体验，推荐功能为用户提供了参考信息，以便用户在不清楚门店名称的情况下也可以获取门店的信息。</w:t>
      </w:r>
    </w:p>
    <w:p w14:paraId="712A3FBA" w14:textId="77777777" w:rsidR="00E3550E" w:rsidRDefault="00E3550E" w:rsidP="00E3550E">
      <w:pPr>
        <w:widowControl/>
        <w:spacing w:line="288" w:lineRule="auto"/>
        <w:rPr>
          <w:sz w:val="24"/>
        </w:rPr>
        <w:sectPr w:rsidR="00E3550E">
          <w:type w:val="continuous"/>
          <w:pgSz w:w="11906" w:h="16838"/>
          <w:pgMar w:top="1701" w:right="1418" w:bottom="1418" w:left="1701" w:header="851" w:footer="851" w:gutter="284"/>
          <w:cols w:space="720"/>
          <w:docGrid w:type="linesAndChars" w:linePitch="312"/>
        </w:sectPr>
      </w:pPr>
    </w:p>
    <w:p w14:paraId="7CDBB1B0" w14:textId="77777777" w:rsidR="00E3550E" w:rsidRDefault="00E3550E" w:rsidP="00E3550E">
      <w:pPr>
        <w:pStyle w:val="1"/>
        <w:adjustRightInd w:val="0"/>
        <w:snapToGrid w:val="0"/>
        <w:spacing w:beforeLines="200" w:before="624" w:afterLines="200" w:after="624" w:line="288" w:lineRule="auto"/>
        <w:jc w:val="center"/>
        <w:rPr>
          <w:rFonts w:eastAsia="黑体"/>
          <w:b w:val="0"/>
          <w:color w:val="000000"/>
          <w:sz w:val="36"/>
          <w:szCs w:val="36"/>
        </w:rPr>
      </w:pPr>
      <w:bookmarkStart w:id="213" w:name="_Toc320119077"/>
      <w:bookmarkStart w:id="214" w:name="_Toc354064127"/>
      <w:bookmarkStart w:id="215" w:name="_Toc485586710"/>
      <w:bookmarkStart w:id="216" w:name="_Toc101728973"/>
      <w:r>
        <w:rPr>
          <w:rFonts w:eastAsia="黑体" w:hint="eastAsia"/>
          <w:b w:val="0"/>
          <w:color w:val="000000"/>
          <w:sz w:val="36"/>
          <w:szCs w:val="36"/>
        </w:rPr>
        <w:lastRenderedPageBreak/>
        <w:t>参考文献</w:t>
      </w:r>
      <w:bookmarkStart w:id="217" w:name="_Toc320119078"/>
      <w:bookmarkStart w:id="218" w:name="_Toc354064128"/>
      <w:bookmarkEnd w:id="213"/>
      <w:bookmarkEnd w:id="214"/>
      <w:bookmarkEnd w:id="215"/>
      <w:bookmarkEnd w:id="216"/>
    </w:p>
    <w:p w14:paraId="133C952A"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hint="eastAsia"/>
          <w:sz w:val="24"/>
          <w:szCs w:val="24"/>
        </w:rPr>
        <w:t>杜贺</w:t>
      </w:r>
      <w:r>
        <w:rPr>
          <w:rFonts w:ascii="Times New Roman" w:hAnsi="Times New Roman" w:hint="eastAsia"/>
          <w:sz w:val="24"/>
          <w:szCs w:val="24"/>
        </w:rPr>
        <w:t xml:space="preserve">. </w:t>
      </w:r>
      <w:r>
        <w:rPr>
          <w:rFonts w:ascii="Times New Roman" w:hAnsi="Times New Roman" w:hint="eastAsia"/>
          <w:sz w:val="24"/>
          <w:szCs w:val="24"/>
        </w:rPr>
        <w:t>大数据分析在大众点评的运用</w:t>
      </w:r>
      <w:r>
        <w:rPr>
          <w:rFonts w:ascii="Times New Roman" w:hAnsi="Times New Roman" w:hint="eastAsia"/>
          <w:sz w:val="24"/>
          <w:szCs w:val="24"/>
        </w:rPr>
        <w:t xml:space="preserve">[J]. </w:t>
      </w:r>
      <w:r>
        <w:rPr>
          <w:rFonts w:ascii="Times New Roman" w:hAnsi="Times New Roman" w:hint="eastAsia"/>
          <w:sz w:val="24"/>
          <w:szCs w:val="24"/>
        </w:rPr>
        <w:t>西部皮革</w:t>
      </w:r>
      <w:r>
        <w:rPr>
          <w:rFonts w:ascii="Times New Roman" w:hAnsi="Times New Roman" w:hint="eastAsia"/>
          <w:sz w:val="24"/>
          <w:szCs w:val="24"/>
        </w:rPr>
        <w:t>,2020,42(02):59.</w:t>
      </w:r>
      <w:r>
        <w:rPr>
          <w:rFonts w:ascii="Times New Roman" w:hAnsi="Times New Roman" w:hint="eastAsia"/>
          <w:sz w:val="24"/>
          <w:szCs w:val="24"/>
          <w:lang w:eastAsia="zh-CN"/>
        </w:rPr>
        <w:t xml:space="preserve"> </w:t>
      </w:r>
    </w:p>
    <w:p w14:paraId="16333936"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hint="eastAsia"/>
          <w:sz w:val="24"/>
          <w:szCs w:val="24"/>
        </w:rPr>
        <w:t>黄际洲</w:t>
      </w:r>
      <w:r>
        <w:rPr>
          <w:rFonts w:ascii="Times New Roman" w:hAnsi="Times New Roman" w:hint="eastAsia"/>
          <w:sz w:val="24"/>
          <w:szCs w:val="24"/>
        </w:rPr>
        <w:t>,</w:t>
      </w:r>
      <w:r>
        <w:rPr>
          <w:rFonts w:ascii="Times New Roman" w:hAnsi="Times New Roman" w:hint="eastAsia"/>
          <w:sz w:val="24"/>
          <w:szCs w:val="24"/>
        </w:rPr>
        <w:t>孙雅铭</w:t>
      </w:r>
      <w:r>
        <w:rPr>
          <w:rFonts w:ascii="Times New Roman" w:hAnsi="Times New Roman" w:hint="eastAsia"/>
          <w:sz w:val="24"/>
          <w:szCs w:val="24"/>
        </w:rPr>
        <w:t>,</w:t>
      </w:r>
      <w:r>
        <w:rPr>
          <w:rFonts w:ascii="Times New Roman" w:hAnsi="Times New Roman" w:hint="eastAsia"/>
          <w:sz w:val="24"/>
          <w:szCs w:val="24"/>
        </w:rPr>
        <w:t>王海峰</w:t>
      </w:r>
      <w:r>
        <w:rPr>
          <w:rFonts w:ascii="Times New Roman" w:hAnsi="Times New Roman" w:hint="eastAsia"/>
          <w:sz w:val="24"/>
          <w:szCs w:val="24"/>
        </w:rPr>
        <w:t>,</w:t>
      </w:r>
      <w:r>
        <w:rPr>
          <w:rFonts w:ascii="Times New Roman" w:hAnsi="Times New Roman" w:hint="eastAsia"/>
          <w:sz w:val="24"/>
          <w:szCs w:val="24"/>
        </w:rPr>
        <w:t>刘挺</w:t>
      </w:r>
      <w:r>
        <w:rPr>
          <w:rFonts w:ascii="Times New Roman" w:hAnsi="Times New Roman" w:hint="eastAsia"/>
          <w:sz w:val="24"/>
          <w:szCs w:val="24"/>
        </w:rPr>
        <w:t>.</w:t>
      </w:r>
      <w:r>
        <w:rPr>
          <w:rFonts w:ascii="Times New Roman" w:hAnsi="Times New Roman" w:hint="eastAsia"/>
          <w:sz w:val="24"/>
          <w:szCs w:val="24"/>
        </w:rPr>
        <w:t>面向搜索引擎的实体推荐综述</w:t>
      </w:r>
      <w:r>
        <w:rPr>
          <w:rFonts w:ascii="Times New Roman" w:hAnsi="Times New Roman" w:hint="eastAsia"/>
          <w:sz w:val="24"/>
          <w:szCs w:val="24"/>
        </w:rPr>
        <w:t>[J].</w:t>
      </w:r>
      <w:r>
        <w:rPr>
          <w:rFonts w:ascii="Times New Roman" w:hAnsi="Times New Roman" w:hint="eastAsia"/>
          <w:sz w:val="24"/>
          <w:szCs w:val="24"/>
        </w:rPr>
        <w:t>计算机学报</w:t>
      </w:r>
      <w:r>
        <w:rPr>
          <w:rFonts w:ascii="Times New Roman" w:hAnsi="Times New Roman" w:hint="eastAsia"/>
          <w:sz w:val="24"/>
          <w:szCs w:val="24"/>
        </w:rPr>
        <w:t>,2019,42(07):1467-1494.</w:t>
      </w:r>
    </w:p>
    <w:p w14:paraId="462694FF"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hint="eastAsia"/>
          <w:sz w:val="24"/>
          <w:szCs w:val="24"/>
        </w:rPr>
        <w:t>王佳安</w:t>
      </w:r>
      <w:r>
        <w:rPr>
          <w:rFonts w:ascii="Times New Roman" w:hAnsi="Times New Roman" w:hint="eastAsia"/>
          <w:sz w:val="24"/>
          <w:szCs w:val="24"/>
        </w:rPr>
        <w:t>,</w:t>
      </w:r>
      <w:r>
        <w:rPr>
          <w:rFonts w:ascii="Times New Roman" w:hAnsi="Times New Roman" w:hint="eastAsia"/>
          <w:sz w:val="24"/>
          <w:szCs w:val="24"/>
        </w:rPr>
        <w:t>王可心</w:t>
      </w:r>
      <w:r>
        <w:rPr>
          <w:rFonts w:ascii="Times New Roman" w:hAnsi="Times New Roman" w:hint="eastAsia"/>
          <w:sz w:val="24"/>
          <w:szCs w:val="24"/>
        </w:rPr>
        <w:t>,</w:t>
      </w:r>
      <w:r>
        <w:rPr>
          <w:rFonts w:ascii="Times New Roman" w:hAnsi="Times New Roman" w:hint="eastAsia"/>
          <w:sz w:val="24"/>
          <w:szCs w:val="24"/>
        </w:rPr>
        <w:t>李直旭</w:t>
      </w:r>
      <w:r>
        <w:rPr>
          <w:rFonts w:ascii="Times New Roman" w:hAnsi="Times New Roman" w:hint="eastAsia"/>
          <w:sz w:val="24"/>
          <w:szCs w:val="24"/>
        </w:rPr>
        <w:t>.</w:t>
      </w:r>
      <w:r>
        <w:rPr>
          <w:rFonts w:ascii="Times New Roman" w:hAnsi="Times New Roman" w:hint="eastAsia"/>
          <w:sz w:val="24"/>
          <w:szCs w:val="24"/>
        </w:rPr>
        <w:t>美食精准搜索与智能推荐平台的设计与实现</w:t>
      </w:r>
      <w:r>
        <w:rPr>
          <w:rFonts w:ascii="Times New Roman" w:hAnsi="Times New Roman" w:hint="eastAsia"/>
          <w:sz w:val="24"/>
          <w:szCs w:val="24"/>
        </w:rPr>
        <w:t>[J].</w:t>
      </w:r>
      <w:r>
        <w:rPr>
          <w:rFonts w:ascii="Times New Roman" w:hAnsi="Times New Roman" w:hint="eastAsia"/>
          <w:sz w:val="24"/>
          <w:szCs w:val="24"/>
        </w:rPr>
        <w:t>福建电脑</w:t>
      </w:r>
      <w:r>
        <w:rPr>
          <w:rFonts w:ascii="Times New Roman" w:hAnsi="Times New Roman" w:hint="eastAsia"/>
          <w:sz w:val="24"/>
          <w:szCs w:val="24"/>
        </w:rPr>
        <w:t>,2019,35(08):27-30.</w:t>
      </w:r>
    </w:p>
    <w:p w14:paraId="512EE64F"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hint="eastAsia"/>
          <w:sz w:val="24"/>
          <w:szCs w:val="24"/>
        </w:rPr>
        <w:t>刘珂嘉</w:t>
      </w:r>
      <w:r>
        <w:rPr>
          <w:rFonts w:ascii="Times New Roman" w:hAnsi="Times New Roman" w:hint="eastAsia"/>
          <w:sz w:val="24"/>
          <w:szCs w:val="24"/>
        </w:rPr>
        <w:t>.</w:t>
      </w:r>
      <w:r>
        <w:rPr>
          <w:rFonts w:ascii="Times New Roman" w:hAnsi="Times New Roman" w:hint="eastAsia"/>
          <w:sz w:val="24"/>
          <w:szCs w:val="24"/>
        </w:rPr>
        <w:t>大数据背景下微博在高校管理中的作用分析</w:t>
      </w:r>
      <w:r>
        <w:rPr>
          <w:rFonts w:ascii="Times New Roman" w:hAnsi="Times New Roman" w:hint="eastAsia"/>
          <w:sz w:val="24"/>
          <w:szCs w:val="24"/>
        </w:rPr>
        <w:t>[J].</w:t>
      </w:r>
      <w:r>
        <w:rPr>
          <w:rFonts w:ascii="Times New Roman" w:hAnsi="Times New Roman" w:hint="eastAsia"/>
          <w:sz w:val="24"/>
          <w:szCs w:val="24"/>
        </w:rPr>
        <w:t>才智</w:t>
      </w:r>
      <w:r>
        <w:rPr>
          <w:rFonts w:ascii="Times New Roman" w:hAnsi="Times New Roman" w:hint="eastAsia"/>
          <w:sz w:val="24"/>
          <w:szCs w:val="24"/>
        </w:rPr>
        <w:t xml:space="preserve">,2019(36):244-245. </w:t>
      </w:r>
    </w:p>
    <w:p w14:paraId="0F463F37"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hint="eastAsia"/>
          <w:sz w:val="24"/>
          <w:szCs w:val="24"/>
        </w:rPr>
        <w:t>吴嘉睿</w:t>
      </w:r>
      <w:r>
        <w:rPr>
          <w:rFonts w:ascii="Times New Roman" w:hAnsi="Times New Roman" w:hint="eastAsia"/>
          <w:sz w:val="24"/>
          <w:szCs w:val="24"/>
        </w:rPr>
        <w:t>.</w:t>
      </w:r>
      <w:r>
        <w:rPr>
          <w:rFonts w:ascii="Times New Roman" w:hAnsi="Times New Roman" w:hint="eastAsia"/>
          <w:sz w:val="24"/>
          <w:szCs w:val="24"/>
        </w:rPr>
        <w:t>团购类</w:t>
      </w:r>
      <w:r>
        <w:rPr>
          <w:rFonts w:ascii="Times New Roman" w:hAnsi="Times New Roman" w:hint="eastAsia"/>
          <w:sz w:val="24"/>
          <w:szCs w:val="24"/>
        </w:rPr>
        <w:t>APP</w:t>
      </w:r>
      <w:r>
        <w:rPr>
          <w:rFonts w:ascii="Times New Roman" w:hAnsi="Times New Roman" w:hint="eastAsia"/>
          <w:sz w:val="24"/>
          <w:szCs w:val="24"/>
        </w:rPr>
        <w:t>现状与发展探究——以美团网为例</w:t>
      </w:r>
      <w:r>
        <w:rPr>
          <w:rFonts w:ascii="Times New Roman" w:hAnsi="Times New Roman" w:hint="eastAsia"/>
          <w:sz w:val="24"/>
          <w:szCs w:val="24"/>
        </w:rPr>
        <w:t>[J].</w:t>
      </w:r>
      <w:r>
        <w:rPr>
          <w:rFonts w:ascii="Times New Roman" w:hAnsi="Times New Roman" w:hint="eastAsia"/>
          <w:sz w:val="24"/>
          <w:szCs w:val="24"/>
        </w:rPr>
        <w:t>新闻传播</w:t>
      </w:r>
      <w:r>
        <w:rPr>
          <w:rFonts w:ascii="Times New Roman" w:hAnsi="Times New Roman" w:hint="eastAsia"/>
          <w:sz w:val="24"/>
          <w:szCs w:val="24"/>
        </w:rPr>
        <w:t>,2016(03):63-64.</w:t>
      </w:r>
    </w:p>
    <w:p w14:paraId="14F3E4A5"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hint="eastAsia"/>
          <w:sz w:val="24"/>
          <w:szCs w:val="24"/>
        </w:rPr>
        <w:t>齐欣</w:t>
      </w:r>
      <w:r>
        <w:rPr>
          <w:rFonts w:ascii="Times New Roman" w:hAnsi="Times New Roman" w:hint="eastAsia"/>
          <w:sz w:val="24"/>
          <w:szCs w:val="24"/>
        </w:rPr>
        <w:t>.</w:t>
      </w:r>
      <w:r>
        <w:rPr>
          <w:rFonts w:ascii="Times New Roman" w:hAnsi="Times New Roman" w:hint="eastAsia"/>
          <w:sz w:val="24"/>
          <w:szCs w:val="24"/>
        </w:rPr>
        <w:t>基于推特的美国智库专家涉华信息源分析——以新美国安全中心为例</w:t>
      </w:r>
      <w:r>
        <w:rPr>
          <w:rFonts w:ascii="Times New Roman" w:hAnsi="Times New Roman" w:hint="eastAsia"/>
          <w:sz w:val="24"/>
          <w:szCs w:val="24"/>
        </w:rPr>
        <w:t>[J/OL].</w:t>
      </w:r>
      <w:r>
        <w:rPr>
          <w:rFonts w:ascii="Times New Roman" w:hAnsi="Times New Roman" w:hint="eastAsia"/>
          <w:sz w:val="24"/>
          <w:szCs w:val="24"/>
        </w:rPr>
        <w:t>情报理论与实践</w:t>
      </w:r>
      <w:r>
        <w:rPr>
          <w:rFonts w:ascii="Times New Roman" w:hAnsi="Times New Roman" w:hint="eastAsia"/>
          <w:sz w:val="24"/>
          <w:szCs w:val="24"/>
        </w:rPr>
        <w:t>:1-10.</w:t>
      </w:r>
    </w:p>
    <w:p w14:paraId="6B97423D"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sz w:val="24"/>
          <w:szCs w:val="24"/>
        </w:rPr>
        <w:t>Yutian Hu,Fei Xiong,Dongyuan Lu,Ximeng Wang,Xi Xiong,Hongshu Chen. Movie collaborative filtering with multiplex implicit feedbacks[J]. Neurocomputing,2020,398.</w:t>
      </w:r>
      <w:r>
        <w:rPr>
          <w:rFonts w:ascii="Times New Roman" w:hAnsi="Times New Roman" w:hint="eastAsia"/>
          <w:sz w:val="24"/>
          <w:szCs w:val="24"/>
        </w:rPr>
        <w:t xml:space="preserve"> </w:t>
      </w:r>
    </w:p>
    <w:p w14:paraId="24D5161F"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hint="eastAsia"/>
          <w:sz w:val="24"/>
          <w:szCs w:val="24"/>
        </w:rPr>
        <w:t>吴涛</w:t>
      </w:r>
      <w:r>
        <w:rPr>
          <w:rFonts w:ascii="Times New Roman" w:hAnsi="Times New Roman" w:hint="eastAsia"/>
          <w:sz w:val="24"/>
          <w:szCs w:val="24"/>
        </w:rPr>
        <w:t xml:space="preserve">. </w:t>
      </w:r>
      <w:r>
        <w:rPr>
          <w:rFonts w:ascii="Times New Roman" w:hAnsi="Times New Roman" w:hint="eastAsia"/>
          <w:sz w:val="24"/>
          <w:szCs w:val="24"/>
        </w:rPr>
        <w:t>推荐系统中推荐算法研究及其应用</w:t>
      </w:r>
      <w:r>
        <w:rPr>
          <w:rFonts w:ascii="Times New Roman" w:hAnsi="Times New Roman" w:hint="eastAsia"/>
          <w:sz w:val="24"/>
          <w:szCs w:val="24"/>
        </w:rPr>
        <w:t>[D].</w:t>
      </w:r>
      <w:r>
        <w:rPr>
          <w:rFonts w:ascii="Times New Roman" w:hAnsi="Times New Roman" w:hint="eastAsia"/>
          <w:sz w:val="24"/>
          <w:szCs w:val="24"/>
        </w:rPr>
        <w:t>北京交通大学</w:t>
      </w:r>
      <w:r>
        <w:rPr>
          <w:rFonts w:ascii="Times New Roman" w:hAnsi="Times New Roman" w:hint="eastAsia"/>
          <w:sz w:val="24"/>
          <w:szCs w:val="24"/>
        </w:rPr>
        <w:t>,2019.</w:t>
      </w:r>
    </w:p>
    <w:p w14:paraId="1DBE75C3"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sz w:val="24"/>
          <w:szCs w:val="24"/>
        </w:rPr>
        <w:t xml:space="preserve">Jianshan Sun,Rongrong Ying,Yuanchun Jiang,Jianmin He,Zhengping Ding. Leveraging friend and group information to improve social recommender system[J]. Electronic Commerce Research,2020,20(3). </w:t>
      </w:r>
    </w:p>
    <w:p w14:paraId="2EB86CCB"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hint="eastAsia"/>
          <w:sz w:val="24"/>
          <w:szCs w:val="24"/>
        </w:rPr>
        <w:t>王博</w:t>
      </w:r>
      <w:r>
        <w:rPr>
          <w:rFonts w:ascii="Times New Roman" w:hAnsi="Times New Roman" w:hint="eastAsia"/>
          <w:sz w:val="24"/>
          <w:szCs w:val="24"/>
        </w:rPr>
        <w:t xml:space="preserve">. </w:t>
      </w:r>
      <w:r>
        <w:rPr>
          <w:rFonts w:ascii="Times New Roman" w:hAnsi="Times New Roman" w:hint="eastAsia"/>
          <w:sz w:val="24"/>
          <w:szCs w:val="24"/>
        </w:rPr>
        <w:t>基于</w:t>
      </w:r>
      <w:r>
        <w:rPr>
          <w:rFonts w:ascii="Times New Roman" w:hAnsi="Times New Roman" w:hint="eastAsia"/>
          <w:sz w:val="24"/>
          <w:szCs w:val="24"/>
        </w:rPr>
        <w:t>ElasticSearch</w:t>
      </w:r>
      <w:r>
        <w:rPr>
          <w:rFonts w:ascii="Times New Roman" w:hAnsi="Times New Roman" w:hint="eastAsia"/>
          <w:sz w:val="24"/>
          <w:szCs w:val="24"/>
        </w:rPr>
        <w:t>的科技型企业数据筛选与分析管理系统</w:t>
      </w:r>
      <w:r>
        <w:rPr>
          <w:rFonts w:ascii="Times New Roman" w:hAnsi="Times New Roman" w:hint="eastAsia"/>
          <w:sz w:val="24"/>
          <w:szCs w:val="24"/>
        </w:rPr>
        <w:t xml:space="preserve">[D]. </w:t>
      </w:r>
      <w:r>
        <w:rPr>
          <w:rFonts w:ascii="Times New Roman" w:hAnsi="Times New Roman" w:hint="eastAsia"/>
          <w:sz w:val="24"/>
          <w:szCs w:val="24"/>
        </w:rPr>
        <w:t>山东大学</w:t>
      </w:r>
      <w:r>
        <w:rPr>
          <w:rFonts w:ascii="Times New Roman" w:hAnsi="Times New Roman" w:hint="eastAsia"/>
          <w:sz w:val="24"/>
          <w:szCs w:val="24"/>
        </w:rPr>
        <w:t>,2019.</w:t>
      </w:r>
    </w:p>
    <w:p w14:paraId="74326F00"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hint="eastAsia"/>
          <w:sz w:val="24"/>
          <w:szCs w:val="24"/>
        </w:rPr>
        <w:t>许文龙</w:t>
      </w:r>
      <w:r>
        <w:rPr>
          <w:rFonts w:ascii="Times New Roman" w:hAnsi="Times New Roman" w:hint="eastAsia"/>
          <w:sz w:val="24"/>
          <w:szCs w:val="24"/>
        </w:rPr>
        <w:t>,</w:t>
      </w:r>
      <w:r>
        <w:rPr>
          <w:rFonts w:ascii="Times New Roman" w:hAnsi="Times New Roman" w:hint="eastAsia"/>
          <w:sz w:val="24"/>
          <w:szCs w:val="24"/>
        </w:rPr>
        <w:t>胡金霞</w:t>
      </w:r>
      <w:r>
        <w:rPr>
          <w:rFonts w:ascii="Times New Roman" w:hAnsi="Times New Roman" w:hint="eastAsia"/>
          <w:sz w:val="24"/>
          <w:szCs w:val="24"/>
        </w:rPr>
        <w:t xml:space="preserve">. </w:t>
      </w:r>
      <w:r>
        <w:rPr>
          <w:rFonts w:ascii="Times New Roman" w:hAnsi="Times New Roman" w:hint="eastAsia"/>
          <w:sz w:val="24"/>
          <w:szCs w:val="24"/>
        </w:rPr>
        <w:t>基于</w:t>
      </w:r>
      <w:r>
        <w:rPr>
          <w:rFonts w:ascii="Times New Roman" w:hAnsi="Times New Roman" w:hint="eastAsia"/>
          <w:sz w:val="24"/>
          <w:szCs w:val="24"/>
        </w:rPr>
        <w:t>Elasticsearch</w:t>
      </w:r>
      <w:r>
        <w:rPr>
          <w:rFonts w:ascii="Times New Roman" w:hAnsi="Times New Roman" w:hint="eastAsia"/>
          <w:sz w:val="24"/>
          <w:szCs w:val="24"/>
        </w:rPr>
        <w:t>的高校评教大数据分析平台的设计与实现</w:t>
      </w:r>
      <w:r>
        <w:rPr>
          <w:rFonts w:ascii="Times New Roman" w:hAnsi="Times New Roman" w:hint="eastAsia"/>
          <w:sz w:val="24"/>
          <w:szCs w:val="24"/>
        </w:rPr>
        <w:t xml:space="preserve">[D]. </w:t>
      </w:r>
      <w:r>
        <w:rPr>
          <w:rFonts w:ascii="Times New Roman" w:hAnsi="Times New Roman" w:hint="eastAsia"/>
          <w:sz w:val="24"/>
          <w:szCs w:val="24"/>
        </w:rPr>
        <w:t>科技资讯</w:t>
      </w:r>
      <w:r>
        <w:rPr>
          <w:rFonts w:ascii="Times New Roman" w:hAnsi="Times New Roman" w:hint="eastAsia"/>
          <w:sz w:val="24"/>
          <w:szCs w:val="24"/>
        </w:rPr>
        <w:t>,2019,17(35):10-12.</w:t>
      </w:r>
    </w:p>
    <w:p w14:paraId="4DD9493D"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sz w:val="24"/>
          <w:szCs w:val="24"/>
          <w:lang w:eastAsia="zh-CN"/>
        </w:rPr>
        <w:t xml:space="preserve">Praveen M Dhulavvagol,Vijayakumar H Bhajantri,S G Totad. Performance </w:t>
      </w:r>
      <w:r>
        <w:rPr>
          <w:rFonts w:ascii="Times New Roman" w:hAnsi="Times New Roman" w:hint="eastAsia"/>
          <w:sz w:val="24"/>
          <w:szCs w:val="24"/>
          <w:lang w:eastAsia="zh-CN"/>
        </w:rPr>
        <w:t xml:space="preserve">   </w:t>
      </w:r>
      <w:r>
        <w:rPr>
          <w:rFonts w:ascii="Times New Roman" w:hAnsi="Times New Roman"/>
          <w:sz w:val="24"/>
          <w:szCs w:val="24"/>
          <w:lang w:eastAsia="zh-CN"/>
        </w:rPr>
        <w:t xml:space="preserve">Analysis of Distributed Processing System using Shard Selection Techniques on </w:t>
      </w:r>
      <w:r>
        <w:rPr>
          <w:rFonts w:ascii="Times New Roman" w:hAnsi="Times New Roman" w:hint="eastAsia"/>
          <w:sz w:val="24"/>
          <w:szCs w:val="24"/>
          <w:lang w:eastAsia="zh-CN"/>
        </w:rPr>
        <w:t xml:space="preserve"> </w:t>
      </w:r>
      <w:r>
        <w:rPr>
          <w:rFonts w:ascii="Times New Roman" w:hAnsi="Times New Roman"/>
          <w:sz w:val="24"/>
          <w:szCs w:val="24"/>
          <w:lang w:eastAsia="zh-CN"/>
        </w:rPr>
        <w:t>Elasticsearch [J]. Procedia Computer Science,2020,167.</w:t>
      </w:r>
    </w:p>
    <w:p w14:paraId="23DB74EA"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hint="eastAsia"/>
          <w:sz w:val="24"/>
          <w:szCs w:val="24"/>
        </w:rPr>
        <w:t>孟峰</w:t>
      </w:r>
      <w:r>
        <w:rPr>
          <w:rFonts w:ascii="Times New Roman" w:hAnsi="Times New Roman" w:hint="eastAsia"/>
          <w:sz w:val="24"/>
          <w:szCs w:val="24"/>
        </w:rPr>
        <w:t>,</w:t>
      </w:r>
      <w:r>
        <w:rPr>
          <w:rFonts w:ascii="Times New Roman" w:hAnsi="Times New Roman" w:hint="eastAsia"/>
          <w:sz w:val="24"/>
          <w:szCs w:val="24"/>
        </w:rPr>
        <w:t>荆诚</w:t>
      </w:r>
      <w:r>
        <w:rPr>
          <w:rFonts w:ascii="Times New Roman" w:hAnsi="Times New Roman" w:hint="eastAsia"/>
          <w:sz w:val="24"/>
          <w:szCs w:val="24"/>
        </w:rPr>
        <w:t>.</w:t>
      </w:r>
      <w:r>
        <w:rPr>
          <w:rFonts w:ascii="Times New Roman" w:hAnsi="Times New Roman" w:hint="eastAsia"/>
          <w:sz w:val="24"/>
          <w:szCs w:val="24"/>
        </w:rPr>
        <w:t>全文搜索引擎在煤矿运维系统中的应用</w:t>
      </w:r>
      <w:r>
        <w:rPr>
          <w:rFonts w:ascii="Times New Roman" w:hAnsi="Times New Roman" w:hint="eastAsia"/>
          <w:sz w:val="24"/>
          <w:szCs w:val="24"/>
        </w:rPr>
        <w:t>[J].</w:t>
      </w:r>
      <w:r>
        <w:rPr>
          <w:rFonts w:ascii="Times New Roman" w:hAnsi="Times New Roman" w:hint="eastAsia"/>
          <w:sz w:val="24"/>
          <w:szCs w:val="24"/>
        </w:rPr>
        <w:t>工矿自动化</w:t>
      </w:r>
      <w:r>
        <w:rPr>
          <w:rFonts w:ascii="Times New Roman" w:hAnsi="Times New Roman" w:hint="eastAsia"/>
          <w:sz w:val="24"/>
          <w:szCs w:val="24"/>
        </w:rPr>
        <w:t>,2019,45(03):103-108.</w:t>
      </w:r>
    </w:p>
    <w:p w14:paraId="352100FC"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hint="eastAsia"/>
          <w:sz w:val="24"/>
          <w:szCs w:val="24"/>
        </w:rPr>
        <w:t>史宇</w:t>
      </w:r>
      <w:r>
        <w:rPr>
          <w:rFonts w:ascii="Times New Roman" w:hAnsi="Times New Roman" w:hint="eastAsia"/>
          <w:sz w:val="24"/>
          <w:szCs w:val="24"/>
        </w:rPr>
        <w:t xml:space="preserve">. </w:t>
      </w:r>
      <w:r>
        <w:rPr>
          <w:rFonts w:ascii="Times New Roman" w:hAnsi="Times New Roman" w:hint="eastAsia"/>
          <w:sz w:val="24"/>
          <w:szCs w:val="24"/>
        </w:rPr>
        <w:t>基于深度学习的中文分词方法研究</w:t>
      </w:r>
      <w:r>
        <w:rPr>
          <w:rFonts w:ascii="Times New Roman" w:hAnsi="Times New Roman" w:hint="eastAsia"/>
          <w:sz w:val="24"/>
          <w:szCs w:val="24"/>
        </w:rPr>
        <w:t xml:space="preserve">[D]. </w:t>
      </w:r>
      <w:r>
        <w:rPr>
          <w:rFonts w:ascii="Times New Roman" w:hAnsi="Times New Roman" w:hint="eastAsia"/>
          <w:sz w:val="24"/>
          <w:szCs w:val="24"/>
        </w:rPr>
        <w:t>南京邮电大学</w:t>
      </w:r>
      <w:r>
        <w:rPr>
          <w:rFonts w:ascii="Times New Roman" w:hAnsi="Times New Roman" w:hint="eastAsia"/>
          <w:sz w:val="24"/>
          <w:szCs w:val="24"/>
        </w:rPr>
        <w:t>,2019.</w:t>
      </w:r>
    </w:p>
    <w:p w14:paraId="4E2FA46E"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hint="eastAsia"/>
          <w:sz w:val="24"/>
          <w:szCs w:val="24"/>
          <w:lang w:eastAsia="zh-CN"/>
        </w:rPr>
        <w:t>潘春华</w:t>
      </w:r>
      <w:r>
        <w:rPr>
          <w:rFonts w:ascii="Times New Roman" w:hAnsi="Times New Roman" w:hint="eastAsia"/>
          <w:sz w:val="24"/>
          <w:szCs w:val="24"/>
          <w:lang w:eastAsia="zh-CN"/>
        </w:rPr>
        <w:t xml:space="preserve">. </w:t>
      </w:r>
      <w:r>
        <w:rPr>
          <w:rFonts w:ascii="Times New Roman" w:hAnsi="Times New Roman" w:hint="eastAsia"/>
          <w:sz w:val="24"/>
          <w:szCs w:val="24"/>
          <w:lang w:eastAsia="zh-CN"/>
        </w:rPr>
        <w:t>基于</w:t>
      </w:r>
      <w:r>
        <w:rPr>
          <w:rFonts w:ascii="Times New Roman" w:hAnsi="Times New Roman" w:hint="eastAsia"/>
          <w:sz w:val="24"/>
          <w:szCs w:val="24"/>
          <w:lang w:eastAsia="zh-CN"/>
        </w:rPr>
        <w:t>ELK</w:t>
      </w:r>
      <w:r>
        <w:rPr>
          <w:rFonts w:ascii="Times New Roman" w:hAnsi="Times New Roman" w:hint="eastAsia"/>
          <w:sz w:val="24"/>
          <w:szCs w:val="24"/>
          <w:lang w:eastAsia="zh-CN"/>
        </w:rPr>
        <w:t>的高校数据中心运维多层面监控平台研究与实践</w:t>
      </w:r>
      <w:r>
        <w:rPr>
          <w:rFonts w:ascii="Times New Roman" w:hAnsi="Times New Roman" w:hint="eastAsia"/>
          <w:sz w:val="24"/>
          <w:szCs w:val="24"/>
          <w:lang w:eastAsia="zh-CN"/>
        </w:rPr>
        <w:t>[J].</w:t>
      </w:r>
      <w:r>
        <w:rPr>
          <w:rFonts w:ascii="Times New Roman" w:hAnsi="Times New Roman" w:hint="eastAsia"/>
          <w:sz w:val="24"/>
          <w:szCs w:val="24"/>
          <w:lang w:eastAsia="zh-CN"/>
        </w:rPr>
        <w:t>中国教育信息化</w:t>
      </w:r>
      <w:r>
        <w:rPr>
          <w:rFonts w:ascii="Times New Roman" w:hAnsi="Times New Roman" w:hint="eastAsia"/>
          <w:sz w:val="24"/>
          <w:szCs w:val="24"/>
          <w:lang w:eastAsia="zh-CN"/>
        </w:rPr>
        <w:t>,2020(07):93-96.</w:t>
      </w:r>
    </w:p>
    <w:p w14:paraId="14C3E47C"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sz w:val="24"/>
          <w:szCs w:val="24"/>
          <w:lang w:eastAsia="zh-CN"/>
        </w:rPr>
        <w:t>Mrs. I. Nivetha,</w:t>
      </w:r>
      <w:r w:rsidRPr="002267C6">
        <w:rPr>
          <w:rFonts w:ascii="Times New Roman" w:hAnsi="Times New Roman"/>
          <w:sz w:val="24"/>
          <w:szCs w:val="24"/>
          <w:lang w:eastAsia="zh-CN"/>
        </w:rPr>
        <w:t>Mrs. J. Preethi</w:t>
      </w:r>
      <w:r>
        <w:rPr>
          <w:rFonts w:ascii="Times New Roman" w:hAnsi="Times New Roman"/>
          <w:sz w:val="24"/>
          <w:szCs w:val="24"/>
          <w:lang w:eastAsia="zh-CN"/>
        </w:rPr>
        <w:t>.</w:t>
      </w:r>
      <w:r w:rsidRPr="002267C6">
        <w:rPr>
          <w:rFonts w:ascii="Times New Roman" w:hAnsi="Times New Roman"/>
          <w:sz w:val="24"/>
          <w:szCs w:val="24"/>
        </w:rPr>
        <w:t xml:space="preserve">Big Log Search and Analysis Using Elk </w:t>
      </w:r>
      <w:r w:rsidRPr="002267C6">
        <w:rPr>
          <w:rFonts w:ascii="Times New Roman" w:hAnsi="Times New Roman"/>
          <w:sz w:val="24"/>
          <w:szCs w:val="24"/>
        </w:rPr>
        <w:lastRenderedPageBreak/>
        <w:t>Environment</w:t>
      </w:r>
      <w:r w:rsidRPr="002267C6" w:rsidDel="002267C6">
        <w:rPr>
          <w:rFonts w:ascii="Times New Roman" w:hAnsi="Times New Roman"/>
          <w:sz w:val="24"/>
          <w:szCs w:val="24"/>
        </w:rPr>
        <w:t xml:space="preserve"> </w:t>
      </w:r>
      <w:r>
        <w:rPr>
          <w:rFonts w:ascii="Times New Roman" w:hAnsi="Times New Roman"/>
          <w:sz w:val="24"/>
          <w:szCs w:val="24"/>
        </w:rPr>
        <w:t xml:space="preserve">[J]. </w:t>
      </w:r>
      <w:r w:rsidRPr="002267C6">
        <w:rPr>
          <w:rFonts w:ascii="Times New Roman" w:hAnsi="Times New Roman"/>
          <w:sz w:val="24"/>
          <w:szCs w:val="24"/>
        </w:rPr>
        <w:t>Middle-East Journal of Scientific Research 24 (Techniques and Algorithms in Emerging Technologies): 420-424, 2016</w:t>
      </w:r>
    </w:p>
    <w:p w14:paraId="3A211854"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hint="eastAsia"/>
          <w:sz w:val="24"/>
          <w:szCs w:val="24"/>
        </w:rPr>
        <w:t>张雪飞</w:t>
      </w:r>
      <w:r>
        <w:rPr>
          <w:rFonts w:ascii="Times New Roman" w:hAnsi="Times New Roman" w:hint="eastAsia"/>
          <w:sz w:val="24"/>
          <w:szCs w:val="24"/>
        </w:rPr>
        <w:t>,</w:t>
      </w:r>
      <w:r>
        <w:rPr>
          <w:rFonts w:ascii="Times New Roman" w:hAnsi="Times New Roman" w:hint="eastAsia"/>
          <w:sz w:val="24"/>
          <w:szCs w:val="24"/>
        </w:rPr>
        <w:t>张秉海</w:t>
      </w:r>
      <w:r>
        <w:rPr>
          <w:rFonts w:ascii="Times New Roman" w:hAnsi="Times New Roman" w:hint="eastAsia"/>
          <w:sz w:val="24"/>
          <w:szCs w:val="24"/>
        </w:rPr>
        <w:t>.</w:t>
      </w:r>
      <w:r>
        <w:rPr>
          <w:rFonts w:ascii="Times New Roman" w:hAnsi="Times New Roman" w:hint="eastAsia"/>
          <w:sz w:val="24"/>
          <w:szCs w:val="24"/>
        </w:rPr>
        <w:t>基于</w:t>
      </w:r>
      <w:r>
        <w:rPr>
          <w:rFonts w:ascii="Times New Roman" w:hAnsi="Times New Roman" w:hint="eastAsia"/>
          <w:sz w:val="24"/>
          <w:szCs w:val="24"/>
        </w:rPr>
        <w:t>Spark MLlib</w:t>
      </w:r>
      <w:r>
        <w:rPr>
          <w:rFonts w:ascii="Times New Roman" w:hAnsi="Times New Roman" w:hint="eastAsia"/>
          <w:sz w:val="24"/>
          <w:szCs w:val="24"/>
        </w:rPr>
        <w:t>的罪犯数据聚类分析</w:t>
      </w:r>
      <w:r>
        <w:rPr>
          <w:rFonts w:ascii="Times New Roman" w:hAnsi="Times New Roman" w:hint="eastAsia"/>
          <w:sz w:val="24"/>
          <w:szCs w:val="24"/>
        </w:rPr>
        <w:t>[J].</w:t>
      </w:r>
      <w:r>
        <w:rPr>
          <w:rFonts w:ascii="Times New Roman" w:hAnsi="Times New Roman" w:hint="eastAsia"/>
          <w:sz w:val="24"/>
          <w:szCs w:val="24"/>
        </w:rPr>
        <w:t>科技经济导刊</w:t>
      </w:r>
      <w:r>
        <w:rPr>
          <w:rFonts w:ascii="Times New Roman" w:hAnsi="Times New Roman" w:hint="eastAsia"/>
          <w:sz w:val="24"/>
          <w:szCs w:val="24"/>
        </w:rPr>
        <w:t>,2019,27(13):18.</w:t>
      </w:r>
    </w:p>
    <w:p w14:paraId="22AF1999"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hint="eastAsia"/>
          <w:sz w:val="24"/>
          <w:szCs w:val="24"/>
        </w:rPr>
        <w:t>徐林</w:t>
      </w:r>
      <w:r>
        <w:rPr>
          <w:rFonts w:ascii="Times New Roman" w:hAnsi="Times New Roman" w:hint="eastAsia"/>
          <w:sz w:val="24"/>
          <w:szCs w:val="24"/>
        </w:rPr>
        <w:t>.</w:t>
      </w:r>
      <w:r>
        <w:rPr>
          <w:rFonts w:ascii="Times New Roman" w:hAnsi="Times New Roman" w:hint="eastAsia"/>
          <w:sz w:val="24"/>
          <w:szCs w:val="24"/>
        </w:rPr>
        <w:t>基于</w:t>
      </w:r>
      <w:r>
        <w:rPr>
          <w:rFonts w:ascii="Times New Roman" w:hAnsi="Times New Roman" w:hint="eastAsia"/>
          <w:sz w:val="24"/>
          <w:szCs w:val="24"/>
        </w:rPr>
        <w:t>Spark MLlib</w:t>
      </w:r>
      <w:r>
        <w:rPr>
          <w:rFonts w:ascii="Times New Roman" w:hAnsi="Times New Roman" w:hint="eastAsia"/>
          <w:sz w:val="24"/>
          <w:szCs w:val="24"/>
        </w:rPr>
        <w:t>协同过滤算法的美食推荐系统研究</w:t>
      </w:r>
      <w:r>
        <w:rPr>
          <w:rFonts w:ascii="Times New Roman" w:hAnsi="Times New Roman" w:hint="eastAsia"/>
          <w:sz w:val="24"/>
          <w:szCs w:val="24"/>
        </w:rPr>
        <w:t>[J].</w:t>
      </w:r>
      <w:r>
        <w:rPr>
          <w:rFonts w:ascii="Times New Roman" w:hAnsi="Times New Roman" w:hint="eastAsia"/>
          <w:sz w:val="24"/>
          <w:szCs w:val="24"/>
        </w:rPr>
        <w:t>吉林大学学报</w:t>
      </w:r>
      <w:r>
        <w:rPr>
          <w:rFonts w:ascii="Times New Roman" w:hAnsi="Times New Roman" w:hint="eastAsia"/>
          <w:sz w:val="24"/>
          <w:szCs w:val="24"/>
        </w:rPr>
        <w:t>(</w:t>
      </w:r>
      <w:r>
        <w:rPr>
          <w:rFonts w:ascii="Times New Roman" w:hAnsi="Times New Roman" w:hint="eastAsia"/>
          <w:sz w:val="24"/>
          <w:szCs w:val="24"/>
        </w:rPr>
        <w:t>信息科学版</w:t>
      </w:r>
      <w:r>
        <w:rPr>
          <w:rFonts w:ascii="Times New Roman" w:hAnsi="Times New Roman" w:hint="eastAsia"/>
          <w:sz w:val="24"/>
          <w:szCs w:val="24"/>
        </w:rPr>
        <w:t>),2019,37(02):181-185.</w:t>
      </w:r>
    </w:p>
    <w:p w14:paraId="3275B635"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hint="eastAsia"/>
          <w:sz w:val="24"/>
          <w:szCs w:val="24"/>
        </w:rPr>
        <w:t>董银</w:t>
      </w:r>
      <w:r>
        <w:rPr>
          <w:rFonts w:ascii="Times New Roman" w:hAnsi="Times New Roman" w:hint="eastAsia"/>
          <w:sz w:val="24"/>
          <w:szCs w:val="24"/>
        </w:rPr>
        <w:t>.</w:t>
      </w:r>
      <w:r>
        <w:rPr>
          <w:rFonts w:ascii="Times New Roman" w:hAnsi="Times New Roman" w:hint="eastAsia"/>
          <w:sz w:val="24"/>
          <w:szCs w:val="24"/>
        </w:rPr>
        <w:t>基于</w:t>
      </w:r>
      <w:r>
        <w:rPr>
          <w:rFonts w:ascii="Times New Roman" w:hAnsi="Times New Roman" w:hint="eastAsia"/>
          <w:sz w:val="24"/>
          <w:szCs w:val="24"/>
        </w:rPr>
        <w:t>ALS</w:t>
      </w:r>
      <w:r>
        <w:rPr>
          <w:rFonts w:ascii="Times New Roman" w:hAnsi="Times New Roman" w:hint="eastAsia"/>
          <w:sz w:val="24"/>
          <w:szCs w:val="24"/>
        </w:rPr>
        <w:t>协同过滤算法的个性化推荐研究与应用</w:t>
      </w:r>
      <w:r>
        <w:rPr>
          <w:rFonts w:ascii="Times New Roman" w:hAnsi="Times New Roman" w:hint="eastAsia"/>
          <w:sz w:val="24"/>
          <w:szCs w:val="24"/>
        </w:rPr>
        <w:t>[J].</w:t>
      </w:r>
      <w:r>
        <w:rPr>
          <w:rFonts w:ascii="Times New Roman" w:hAnsi="Times New Roman" w:hint="eastAsia"/>
          <w:sz w:val="24"/>
          <w:szCs w:val="24"/>
        </w:rPr>
        <w:t>无线互联科技</w:t>
      </w:r>
      <w:r>
        <w:rPr>
          <w:rFonts w:ascii="Times New Roman" w:hAnsi="Times New Roman" w:hint="eastAsia"/>
          <w:sz w:val="24"/>
          <w:szCs w:val="24"/>
        </w:rPr>
        <w:t>,2016(06):125-126+142.</w:t>
      </w:r>
    </w:p>
    <w:p w14:paraId="68DBEEDC"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hint="eastAsia"/>
          <w:sz w:val="24"/>
          <w:szCs w:val="24"/>
        </w:rPr>
        <w:t>李珍</w:t>
      </w:r>
      <w:r>
        <w:rPr>
          <w:rFonts w:ascii="Times New Roman" w:hAnsi="Times New Roman" w:hint="eastAsia"/>
          <w:sz w:val="24"/>
          <w:szCs w:val="24"/>
        </w:rPr>
        <w:t>,</w:t>
      </w:r>
      <w:r>
        <w:rPr>
          <w:rFonts w:ascii="Times New Roman" w:hAnsi="Times New Roman" w:hint="eastAsia"/>
          <w:sz w:val="24"/>
          <w:szCs w:val="24"/>
        </w:rPr>
        <w:t>吴青洋</w:t>
      </w:r>
      <w:r>
        <w:rPr>
          <w:rFonts w:ascii="Times New Roman" w:hAnsi="Times New Roman" w:hint="eastAsia"/>
          <w:sz w:val="24"/>
          <w:szCs w:val="24"/>
        </w:rPr>
        <w:t>.</w:t>
      </w:r>
      <w:r>
        <w:rPr>
          <w:rFonts w:ascii="Times New Roman" w:hAnsi="Times New Roman" w:hint="eastAsia"/>
          <w:sz w:val="24"/>
          <w:szCs w:val="24"/>
        </w:rPr>
        <w:t>基于</w:t>
      </w:r>
      <w:r>
        <w:rPr>
          <w:rFonts w:ascii="Times New Roman" w:hAnsi="Times New Roman" w:hint="eastAsia"/>
          <w:sz w:val="24"/>
          <w:szCs w:val="24"/>
        </w:rPr>
        <w:t>Spark</w:t>
      </w:r>
      <w:r>
        <w:rPr>
          <w:rFonts w:ascii="Times New Roman" w:hAnsi="Times New Roman" w:hint="eastAsia"/>
          <w:sz w:val="24"/>
          <w:szCs w:val="24"/>
        </w:rPr>
        <w:t>平台</w:t>
      </w:r>
      <w:r>
        <w:rPr>
          <w:rFonts w:ascii="Times New Roman" w:hAnsi="Times New Roman" w:hint="eastAsia"/>
          <w:sz w:val="24"/>
          <w:szCs w:val="24"/>
        </w:rPr>
        <w:t>ALS</w:t>
      </w:r>
      <w:r>
        <w:rPr>
          <w:rFonts w:ascii="Times New Roman" w:hAnsi="Times New Roman" w:hint="eastAsia"/>
          <w:sz w:val="24"/>
          <w:szCs w:val="24"/>
        </w:rPr>
        <w:t>模型推荐算法的研究与优化</w:t>
      </w:r>
      <w:r>
        <w:rPr>
          <w:rFonts w:ascii="Times New Roman" w:hAnsi="Times New Roman" w:hint="eastAsia"/>
          <w:sz w:val="24"/>
          <w:szCs w:val="24"/>
        </w:rPr>
        <w:t>[J].</w:t>
      </w:r>
      <w:r>
        <w:rPr>
          <w:rFonts w:ascii="Times New Roman" w:hAnsi="Times New Roman" w:hint="eastAsia"/>
          <w:sz w:val="24"/>
          <w:szCs w:val="24"/>
        </w:rPr>
        <w:t>电脑知识与技术</w:t>
      </w:r>
      <w:r>
        <w:rPr>
          <w:rFonts w:ascii="Times New Roman" w:hAnsi="Times New Roman" w:hint="eastAsia"/>
          <w:sz w:val="24"/>
          <w:szCs w:val="24"/>
        </w:rPr>
        <w:t>,2019,15(13):19-22.</w:t>
      </w:r>
    </w:p>
    <w:p w14:paraId="5867656E"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hint="eastAsia"/>
          <w:sz w:val="24"/>
          <w:szCs w:val="24"/>
        </w:rPr>
        <w:t>刘黎志</w:t>
      </w:r>
      <w:r>
        <w:rPr>
          <w:rFonts w:ascii="Times New Roman" w:hAnsi="Times New Roman" w:hint="eastAsia"/>
          <w:sz w:val="24"/>
          <w:szCs w:val="24"/>
        </w:rPr>
        <w:t>,</w:t>
      </w:r>
      <w:r>
        <w:rPr>
          <w:rFonts w:ascii="Times New Roman" w:hAnsi="Times New Roman" w:hint="eastAsia"/>
          <w:sz w:val="24"/>
          <w:szCs w:val="24"/>
        </w:rPr>
        <w:t>彭贝</w:t>
      </w:r>
      <w:r>
        <w:rPr>
          <w:rFonts w:ascii="Times New Roman" w:hAnsi="Times New Roman" w:hint="eastAsia"/>
          <w:sz w:val="24"/>
          <w:szCs w:val="24"/>
        </w:rPr>
        <w:t>.Spark</w:t>
      </w:r>
      <w:r>
        <w:rPr>
          <w:rFonts w:ascii="Times New Roman" w:hAnsi="Times New Roman" w:hint="eastAsia"/>
          <w:sz w:val="24"/>
          <w:szCs w:val="24"/>
        </w:rPr>
        <w:t>集群中还贷问题的逻辑回归模型研究</w:t>
      </w:r>
      <w:r>
        <w:rPr>
          <w:rFonts w:ascii="Times New Roman" w:hAnsi="Times New Roman" w:hint="eastAsia"/>
          <w:sz w:val="24"/>
          <w:szCs w:val="24"/>
        </w:rPr>
        <w:t>[J].</w:t>
      </w:r>
      <w:r>
        <w:rPr>
          <w:rFonts w:ascii="Times New Roman" w:hAnsi="Times New Roman" w:hint="eastAsia"/>
          <w:sz w:val="24"/>
          <w:szCs w:val="24"/>
        </w:rPr>
        <w:t>武汉工程大学学报</w:t>
      </w:r>
      <w:r>
        <w:rPr>
          <w:rFonts w:ascii="Times New Roman" w:hAnsi="Times New Roman" w:hint="eastAsia"/>
          <w:sz w:val="24"/>
          <w:szCs w:val="24"/>
        </w:rPr>
        <w:t>,2020,42(01):113-118.</w:t>
      </w:r>
    </w:p>
    <w:p w14:paraId="11AB224D"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hint="eastAsia"/>
          <w:sz w:val="24"/>
          <w:szCs w:val="24"/>
        </w:rPr>
        <w:t>张振球</w:t>
      </w:r>
      <w:r>
        <w:rPr>
          <w:rFonts w:ascii="Times New Roman" w:hAnsi="Times New Roman" w:hint="eastAsia"/>
          <w:sz w:val="24"/>
          <w:szCs w:val="24"/>
        </w:rPr>
        <w:t xml:space="preserve">. </w:t>
      </w:r>
      <w:r>
        <w:rPr>
          <w:rFonts w:ascii="Times New Roman" w:hAnsi="Times New Roman" w:hint="eastAsia"/>
          <w:sz w:val="24"/>
          <w:szCs w:val="24"/>
        </w:rPr>
        <w:t>基于</w:t>
      </w:r>
      <w:r>
        <w:rPr>
          <w:rFonts w:ascii="Times New Roman" w:hAnsi="Times New Roman" w:hint="eastAsia"/>
          <w:sz w:val="24"/>
          <w:szCs w:val="24"/>
        </w:rPr>
        <w:t>SpringBoot</w:t>
      </w:r>
      <w:r>
        <w:rPr>
          <w:rFonts w:ascii="Times New Roman" w:hAnsi="Times New Roman" w:hint="eastAsia"/>
          <w:sz w:val="24"/>
          <w:szCs w:val="24"/>
        </w:rPr>
        <w:t>的校园文章发布系统设计与实现</w:t>
      </w:r>
      <w:r>
        <w:rPr>
          <w:rFonts w:ascii="Times New Roman" w:hAnsi="Times New Roman" w:hint="eastAsia"/>
          <w:sz w:val="24"/>
          <w:szCs w:val="24"/>
        </w:rPr>
        <w:t xml:space="preserve">[J]. </w:t>
      </w:r>
      <w:r>
        <w:rPr>
          <w:rFonts w:ascii="Times New Roman" w:hAnsi="Times New Roman" w:hint="eastAsia"/>
          <w:sz w:val="24"/>
          <w:szCs w:val="24"/>
        </w:rPr>
        <w:t>无线互联科技</w:t>
      </w:r>
      <w:r>
        <w:rPr>
          <w:rFonts w:ascii="Times New Roman" w:hAnsi="Times New Roman" w:hint="eastAsia"/>
          <w:sz w:val="24"/>
          <w:szCs w:val="24"/>
        </w:rPr>
        <w:t>,2019,16(23):41-43.</w:t>
      </w:r>
    </w:p>
    <w:p w14:paraId="6D4FA8AE"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sz w:val="24"/>
          <w:szCs w:val="24"/>
        </w:rPr>
        <w:t>Jhon Masso,Francisco J. Pino,César Pardo,Félix García,Mario Piattini. Risk management in the software life cycle: A systematic literature review[J]. Computer Standards &amp;amp; Interfaces,2020,71.</w:t>
      </w:r>
      <w:r>
        <w:rPr>
          <w:rFonts w:ascii="Times New Roman" w:hAnsi="Times New Roman" w:hint="eastAsia"/>
          <w:sz w:val="24"/>
          <w:szCs w:val="24"/>
        </w:rPr>
        <w:t xml:space="preserve"> </w:t>
      </w:r>
    </w:p>
    <w:p w14:paraId="24070AB5"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hint="eastAsia"/>
          <w:sz w:val="24"/>
          <w:szCs w:val="24"/>
        </w:rPr>
        <w:t>苏春莉</w:t>
      </w:r>
      <w:r>
        <w:rPr>
          <w:rFonts w:ascii="Times New Roman" w:hAnsi="Times New Roman" w:hint="eastAsia"/>
          <w:sz w:val="24"/>
          <w:szCs w:val="24"/>
        </w:rPr>
        <w:t>,</w:t>
      </w:r>
      <w:r>
        <w:rPr>
          <w:rFonts w:ascii="Times New Roman" w:hAnsi="Times New Roman" w:hint="eastAsia"/>
          <w:sz w:val="24"/>
          <w:szCs w:val="24"/>
        </w:rPr>
        <w:t>曹新淼</w:t>
      </w:r>
      <w:r>
        <w:rPr>
          <w:rFonts w:ascii="Times New Roman" w:hAnsi="Times New Roman" w:hint="eastAsia"/>
          <w:sz w:val="24"/>
          <w:szCs w:val="24"/>
        </w:rPr>
        <w:t>.</w:t>
      </w:r>
      <w:r>
        <w:rPr>
          <w:rFonts w:ascii="Times New Roman" w:hAnsi="Times New Roman" w:hint="eastAsia"/>
          <w:sz w:val="24"/>
          <w:szCs w:val="24"/>
        </w:rPr>
        <w:t>如何设计好的测试用例</w:t>
      </w:r>
      <w:r>
        <w:rPr>
          <w:rFonts w:ascii="Times New Roman" w:hAnsi="Times New Roman" w:hint="eastAsia"/>
          <w:sz w:val="24"/>
          <w:szCs w:val="24"/>
        </w:rPr>
        <w:t>[J].</w:t>
      </w:r>
      <w:r>
        <w:rPr>
          <w:rFonts w:ascii="Times New Roman" w:hAnsi="Times New Roman" w:hint="eastAsia"/>
          <w:sz w:val="24"/>
          <w:szCs w:val="24"/>
        </w:rPr>
        <w:t>价值工程</w:t>
      </w:r>
      <w:r>
        <w:rPr>
          <w:rFonts w:ascii="Times New Roman" w:hAnsi="Times New Roman" w:hint="eastAsia"/>
          <w:sz w:val="24"/>
          <w:szCs w:val="24"/>
        </w:rPr>
        <w:t>,2020,39(03):219-220.</w:t>
      </w:r>
    </w:p>
    <w:p w14:paraId="3D328005" w14:textId="77777777" w:rsidR="00E3550E" w:rsidRDefault="00E3550E" w:rsidP="00E3550E">
      <w:pPr>
        <w:pStyle w:val="ab"/>
        <w:numPr>
          <w:ilvl w:val="0"/>
          <w:numId w:val="3"/>
        </w:numPr>
        <w:spacing w:line="288" w:lineRule="auto"/>
        <w:ind w:left="567" w:hanging="567"/>
        <w:rPr>
          <w:rFonts w:ascii="Times New Roman" w:hAnsi="Times New Roman"/>
          <w:sz w:val="24"/>
          <w:szCs w:val="24"/>
        </w:rPr>
      </w:pPr>
      <w:r>
        <w:rPr>
          <w:rFonts w:ascii="Times New Roman" w:hAnsi="Times New Roman" w:hint="eastAsia"/>
          <w:sz w:val="24"/>
          <w:szCs w:val="24"/>
          <w:lang w:eastAsia="zh-CN"/>
        </w:rPr>
        <w:t xml:space="preserve"> </w:t>
      </w:r>
      <w:r>
        <w:rPr>
          <w:rFonts w:ascii="Times New Roman" w:hAnsi="Times New Roman"/>
          <w:sz w:val="24"/>
          <w:szCs w:val="24"/>
        </w:rPr>
        <w:t>Engineering - Software Engineering; Reports Outline Software Engineering Study Findings from University of Texas Dallas (How Does Combinatorial Testing Perform In the Real World: an Empirical Study)[J]. Journal of Technology &amp;amp; Science,2020.</w:t>
      </w:r>
    </w:p>
    <w:p w14:paraId="5566177B" w14:textId="77777777" w:rsidR="00E3550E" w:rsidRDefault="00E3550E" w:rsidP="00E3550E">
      <w:pPr>
        <w:pStyle w:val="1"/>
        <w:pageBreakBefore/>
        <w:adjustRightInd w:val="0"/>
        <w:snapToGrid w:val="0"/>
        <w:spacing w:beforeLines="200" w:before="624" w:afterLines="200" w:after="624" w:line="288" w:lineRule="auto"/>
        <w:jc w:val="center"/>
        <w:rPr>
          <w:sz w:val="24"/>
          <w:szCs w:val="24"/>
        </w:rPr>
      </w:pPr>
      <w:bookmarkStart w:id="219" w:name="_Toc485586711"/>
      <w:bookmarkStart w:id="220" w:name="_Toc101728974"/>
      <w:r>
        <w:rPr>
          <w:rFonts w:eastAsia="黑体" w:hint="eastAsia"/>
          <w:b w:val="0"/>
          <w:color w:val="000000"/>
          <w:sz w:val="36"/>
          <w:szCs w:val="36"/>
        </w:rPr>
        <w:lastRenderedPageBreak/>
        <w:t>致</w:t>
      </w:r>
      <w:r>
        <w:rPr>
          <w:rFonts w:eastAsia="黑体"/>
          <w:b w:val="0"/>
          <w:color w:val="000000"/>
          <w:sz w:val="36"/>
          <w:szCs w:val="36"/>
        </w:rPr>
        <w:t xml:space="preserve"> </w:t>
      </w:r>
      <w:r>
        <w:rPr>
          <w:rFonts w:eastAsia="黑体" w:hint="eastAsia"/>
          <w:b w:val="0"/>
          <w:color w:val="000000"/>
          <w:sz w:val="36"/>
          <w:szCs w:val="36"/>
        </w:rPr>
        <w:t>谢</w:t>
      </w:r>
      <w:bookmarkEnd w:id="217"/>
      <w:bookmarkEnd w:id="218"/>
      <w:bookmarkEnd w:id="219"/>
      <w:bookmarkEnd w:id="220"/>
    </w:p>
    <w:p w14:paraId="489FB774" w14:textId="77777777" w:rsidR="00E3550E" w:rsidRDefault="00E3550E" w:rsidP="00E3550E">
      <w:pPr>
        <w:adjustRightInd w:val="0"/>
        <w:snapToGrid w:val="0"/>
        <w:spacing w:line="288" w:lineRule="auto"/>
        <w:ind w:firstLineChars="200" w:firstLine="480"/>
        <w:rPr>
          <w:color w:val="000000"/>
          <w:sz w:val="24"/>
        </w:rPr>
      </w:pPr>
      <w:r>
        <w:rPr>
          <w:rFonts w:hint="eastAsia"/>
          <w:color w:val="000000"/>
          <w:sz w:val="24"/>
        </w:rPr>
        <w:t>大学四年时光说长也长，说短亦是时光飞逝。这四年，有幸福，有快乐，有遗憾亦有不舍。冬末春至的这一次突如其来的疫情更是让我们不知所措，无法回到朝思暮想的大学校园，无法见到亲切的老师，也无法见到可爱的同学们。但是疫情只会阻挡我们的脚步，阻挡不了我们互相惦念彼此的心。回首四年，我看到了大一青涩幼稚的自己逐渐成长为大四成熟稳重的学姐，我得到了蜕变，亦心怀感恩。</w:t>
      </w:r>
    </w:p>
    <w:p w14:paraId="324DBAF4" w14:textId="77777777" w:rsidR="00E3550E" w:rsidRDefault="00E3550E" w:rsidP="00E3550E">
      <w:pPr>
        <w:adjustRightInd w:val="0"/>
        <w:snapToGrid w:val="0"/>
        <w:spacing w:line="288" w:lineRule="auto"/>
        <w:ind w:firstLineChars="200" w:firstLine="480"/>
        <w:rPr>
          <w:color w:val="000000"/>
          <w:sz w:val="24"/>
        </w:rPr>
      </w:pPr>
      <w:r>
        <w:rPr>
          <w:rFonts w:hint="eastAsia"/>
          <w:color w:val="000000"/>
          <w:sz w:val="24"/>
        </w:rPr>
        <w:t>无论是过去还是现在，我都要感谢我所经历的一切，感谢我身边给予我鼓励的每一个人，感谢我的指导教师薛继伟老师，老师不厌其烦的督促教导我们，为我们指出错误和不足之处，提出建议和修改方案，使得我们收获了许多无论是知识层面还是心理层面。在这里，非常想要对继伟老师说一句，老师您辛苦了。还有我身边的朋友们，李丽同学、姜岩松同学、丁凯悦同学在我感到焦虑时安慰和鼓励我，在我开发过程中遇到困难时，徐晨同学和黄山奇同学帮我远程调试了程序，技术上不懂的问题白松凡同学帮我一一理清，还有许多帮助过我的人，因为有了他们的帮助，在我遇到困难时能够尽快的克服。</w:t>
      </w:r>
    </w:p>
    <w:p w14:paraId="6B09E600" w14:textId="77777777" w:rsidR="00E3550E" w:rsidRDefault="00E3550E" w:rsidP="00E3550E">
      <w:pPr>
        <w:adjustRightInd w:val="0"/>
        <w:snapToGrid w:val="0"/>
        <w:spacing w:line="288" w:lineRule="auto"/>
        <w:ind w:firstLineChars="200" w:firstLine="480"/>
        <w:rPr>
          <w:color w:val="000000"/>
          <w:sz w:val="24"/>
        </w:rPr>
      </w:pPr>
      <w:r>
        <w:rPr>
          <w:rFonts w:hint="eastAsia"/>
          <w:color w:val="000000"/>
          <w:sz w:val="24"/>
        </w:rPr>
        <w:t>在准备毕业设计的这段日子里，我收获了许多知识，学习到了以前没有接触过的技术，更加的体会到了，不断地学习有多么的重要。在这个技术飞速发展的时代，只有紧跟前沿技术，才能在未来的路上有所突破。大学四年的时光美好而又短暂，还来不及告别就要匆匆结束了，也意味着我们的人生都将踏上新的征程。我真切的祝愿所有的同学都可以在未来的道路上砥砺前行，前途光明。</w:t>
      </w:r>
    </w:p>
    <w:p w14:paraId="75C97326" w14:textId="77777777" w:rsidR="00E3550E" w:rsidRDefault="00E3550E" w:rsidP="00E3550E">
      <w:pPr>
        <w:widowControl/>
        <w:spacing w:line="288" w:lineRule="auto"/>
        <w:ind w:firstLine="480"/>
        <w:rPr>
          <w:sz w:val="24"/>
        </w:rPr>
      </w:pPr>
    </w:p>
    <w:p w14:paraId="705ADE9F" w14:textId="77777777" w:rsidR="0098616D" w:rsidRPr="00E3550E" w:rsidRDefault="0098616D"/>
    <w:sectPr w:rsidR="0098616D" w:rsidRPr="00E3550E">
      <w:pgSz w:w="11906" w:h="16838"/>
      <w:pgMar w:top="1701" w:right="1418" w:bottom="1418" w:left="1701" w:header="851" w:footer="851" w:gutter="284"/>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A2DBE" w14:textId="77777777" w:rsidR="006A01CC" w:rsidRDefault="006A01CC" w:rsidP="00E3550E">
      <w:r>
        <w:separator/>
      </w:r>
    </w:p>
  </w:endnote>
  <w:endnote w:type="continuationSeparator" w:id="0">
    <w:p w14:paraId="31DA9F1C" w14:textId="77777777" w:rsidR="006A01CC" w:rsidRDefault="006A01CC" w:rsidP="00E35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43D11" w14:textId="77777777" w:rsidR="00E3550E" w:rsidRDefault="00E3550E">
    <w:pPr>
      <w:pStyle w:val="a5"/>
      <w:framePr w:wrap="around" w:vAnchor="text" w:hAnchor="margin" w:xAlign="center" w:y="1"/>
      <w:rPr>
        <w:rStyle w:val="a7"/>
      </w:rPr>
    </w:pPr>
    <w:r>
      <w:fldChar w:fldCharType="begin"/>
    </w:r>
    <w:r>
      <w:rPr>
        <w:rStyle w:val="a7"/>
      </w:rPr>
      <w:instrText xml:space="preserve">PAGE  </w:instrText>
    </w:r>
    <w:r>
      <w:fldChar w:fldCharType="end"/>
    </w:r>
  </w:p>
  <w:p w14:paraId="3EA7A93D" w14:textId="77777777" w:rsidR="00E3550E" w:rsidRDefault="00E3550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D709E" w14:textId="77777777" w:rsidR="00E3550E" w:rsidRDefault="00E3550E">
    <w:pPr>
      <w:pStyle w:val="a5"/>
      <w:framePr w:wrap="around" w:vAnchor="text" w:hAnchor="margin" w:xAlign="center" w:y="1"/>
      <w:rPr>
        <w:rStyle w:val="a7"/>
      </w:rPr>
    </w:pPr>
    <w:r>
      <w:fldChar w:fldCharType="begin"/>
    </w:r>
    <w:r>
      <w:rPr>
        <w:rStyle w:val="a7"/>
      </w:rPr>
      <w:instrText xml:space="preserve">PAGE  </w:instrText>
    </w:r>
    <w:r>
      <w:fldChar w:fldCharType="separate"/>
    </w:r>
    <w:r>
      <w:rPr>
        <w:rStyle w:val="a7"/>
        <w:noProof/>
      </w:rPr>
      <w:t>37</w:t>
    </w:r>
    <w:r>
      <w:fldChar w:fldCharType="end"/>
    </w:r>
  </w:p>
  <w:p w14:paraId="78163789" w14:textId="77777777" w:rsidR="00E3550E" w:rsidRDefault="00E3550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05607" w14:textId="77777777" w:rsidR="006A01CC" w:rsidRDefault="006A01CC" w:rsidP="00E3550E">
      <w:r>
        <w:separator/>
      </w:r>
    </w:p>
  </w:footnote>
  <w:footnote w:type="continuationSeparator" w:id="0">
    <w:p w14:paraId="2A7ACC68" w14:textId="77777777" w:rsidR="006A01CC" w:rsidRDefault="006A01CC" w:rsidP="00E355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38166" w14:textId="77777777" w:rsidR="00E3550E" w:rsidRDefault="00E3550E">
    <w:pPr>
      <w:pStyle w:val="a3"/>
      <w:pBdr>
        <w:bottom w:val="thickThinSmallGap" w:sz="24" w:space="0" w:color="auto"/>
      </w:pBdr>
      <w:tabs>
        <w:tab w:val="left" w:pos="2325"/>
        <w:tab w:val="center" w:pos="4407"/>
      </w:tabs>
    </w:pPr>
    <w:r>
      <w:rPr>
        <w:rFonts w:hint="eastAsia"/>
      </w:rPr>
      <w:t>东北石油大学本科生毕业设计（论文）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A9C7C" w14:textId="77777777" w:rsidR="00E3550E" w:rsidRDefault="00E3550E">
    <w:pPr>
      <w:pStyle w:val="a3"/>
      <w:pBdr>
        <w:bottom w:val="thickThinSmallGap" w:sz="24" w:space="0" w:color="auto"/>
      </w:pBdr>
      <w:tabs>
        <w:tab w:val="left" w:pos="2325"/>
        <w:tab w:val="center" w:pos="4407"/>
      </w:tabs>
    </w:pPr>
    <w:r>
      <w:rPr>
        <w:rFonts w:hint="eastAsia"/>
      </w:rPr>
      <w:t>东北石油大学本科生毕业设计（论文）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123C1" w14:textId="77777777" w:rsidR="00E3550E" w:rsidRDefault="00E3550E">
    <w:pPr>
      <w:pStyle w:val="a3"/>
      <w:pBdr>
        <w:bottom w:val="thickThinSmallGap" w:sz="24" w:space="0" w:color="auto"/>
      </w:pBdr>
      <w:tabs>
        <w:tab w:val="left" w:pos="2325"/>
        <w:tab w:val="center" w:pos="4407"/>
      </w:tabs>
    </w:pPr>
    <w:r>
      <w:rPr>
        <w:rFonts w:hint="eastAsia"/>
      </w:rPr>
      <w:t>东北石油大学本科生毕业设计（论文）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88C6E" w14:textId="77777777" w:rsidR="00E3550E" w:rsidRDefault="00E3550E">
    <w:pPr>
      <w:pStyle w:val="a3"/>
      <w:pBdr>
        <w:bottom w:val="thickThinSmallGap" w:sz="24" w:space="0" w:color="auto"/>
      </w:pBdr>
      <w:tabs>
        <w:tab w:val="left" w:pos="2325"/>
        <w:tab w:val="center" w:pos="4407"/>
      </w:tabs>
    </w:pPr>
    <w:r>
      <w:rPr>
        <w:rFonts w:hint="eastAsia"/>
      </w:rPr>
      <w:t>东北石油大学本科生毕业设计（论文）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1439731B"/>
    <w:multiLevelType w:val="multilevel"/>
    <w:tmpl w:val="1439731B"/>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91AF754"/>
    <w:multiLevelType w:val="singleLevel"/>
    <w:tmpl w:val="591AF754"/>
    <w:lvl w:ilvl="0">
      <w:start w:val="1"/>
      <w:numFmt w:val="decimal"/>
      <w:suff w:val="nothing"/>
      <w:lvlText w:val="%1、"/>
      <w:lvlJc w:val="left"/>
    </w:lvl>
  </w:abstractNum>
  <w:num w:numId="1" w16cid:durableId="616370257">
    <w:abstractNumId w:val="0"/>
  </w:num>
  <w:num w:numId="2" w16cid:durableId="827525635">
    <w:abstractNumId w:val="2"/>
  </w:num>
  <w:num w:numId="3" w16cid:durableId="8995138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A50"/>
    <w:rsid w:val="00043A2E"/>
    <w:rsid w:val="001A37B1"/>
    <w:rsid w:val="001A5A50"/>
    <w:rsid w:val="001A7EBD"/>
    <w:rsid w:val="00236C78"/>
    <w:rsid w:val="002C181D"/>
    <w:rsid w:val="003076A5"/>
    <w:rsid w:val="003A7CA6"/>
    <w:rsid w:val="00443129"/>
    <w:rsid w:val="0063118D"/>
    <w:rsid w:val="00685399"/>
    <w:rsid w:val="006A01CC"/>
    <w:rsid w:val="007B2F20"/>
    <w:rsid w:val="0098616D"/>
    <w:rsid w:val="009C05E0"/>
    <w:rsid w:val="00B223A7"/>
    <w:rsid w:val="00B3350E"/>
    <w:rsid w:val="00B80A0C"/>
    <w:rsid w:val="00B91107"/>
    <w:rsid w:val="00B93F3C"/>
    <w:rsid w:val="00BE055D"/>
    <w:rsid w:val="00BE1EC7"/>
    <w:rsid w:val="00C36EA4"/>
    <w:rsid w:val="00C65505"/>
    <w:rsid w:val="00C9151C"/>
    <w:rsid w:val="00CB3160"/>
    <w:rsid w:val="00D33E12"/>
    <w:rsid w:val="00E03994"/>
    <w:rsid w:val="00E3550E"/>
    <w:rsid w:val="00EC105B"/>
    <w:rsid w:val="00EC46F9"/>
    <w:rsid w:val="00EE29B0"/>
    <w:rsid w:val="00F13F4D"/>
    <w:rsid w:val="00F92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0BC22"/>
  <w15:chartTrackingRefBased/>
  <w15:docId w15:val="{443E8A06-E1F2-4930-A9B5-5873F186C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550E"/>
    <w:pPr>
      <w:widowControl w:val="0"/>
      <w:jc w:val="both"/>
    </w:pPr>
    <w:rPr>
      <w:rFonts w:ascii="Times New Roman" w:eastAsia="宋体" w:hAnsi="Times New Roman" w:cs="Times New Roman"/>
      <w:szCs w:val="24"/>
    </w:rPr>
  </w:style>
  <w:style w:type="paragraph" w:styleId="1">
    <w:name w:val="heading 1"/>
    <w:basedOn w:val="a"/>
    <w:next w:val="a"/>
    <w:link w:val="11"/>
    <w:uiPriority w:val="99"/>
    <w:qFormat/>
    <w:rsid w:val="00E3550E"/>
    <w:pPr>
      <w:keepNext/>
      <w:keepLines/>
      <w:spacing w:before="340" w:after="330" w:line="578" w:lineRule="auto"/>
      <w:outlineLvl w:val="0"/>
    </w:pPr>
    <w:rPr>
      <w:b/>
      <w:bCs/>
      <w:kern w:val="44"/>
      <w:sz w:val="44"/>
      <w:szCs w:val="44"/>
    </w:rPr>
  </w:style>
  <w:style w:type="paragraph" w:styleId="2">
    <w:name w:val="heading 2"/>
    <w:basedOn w:val="a"/>
    <w:next w:val="a"/>
    <w:link w:val="21"/>
    <w:uiPriority w:val="99"/>
    <w:qFormat/>
    <w:rsid w:val="00E3550E"/>
    <w:pPr>
      <w:keepNext/>
      <w:keepLines/>
      <w:spacing w:before="260" w:after="260" w:line="416" w:lineRule="auto"/>
      <w:outlineLvl w:val="1"/>
    </w:pPr>
    <w:rPr>
      <w:rFonts w:ascii="Arial" w:eastAsia="黑体" w:hAnsi="Arial"/>
      <w:b/>
      <w:bCs/>
      <w:kern w:val="0"/>
      <w:sz w:val="32"/>
      <w:szCs w:val="32"/>
    </w:rPr>
  </w:style>
  <w:style w:type="paragraph" w:styleId="3">
    <w:name w:val="heading 3"/>
    <w:basedOn w:val="a"/>
    <w:next w:val="a"/>
    <w:link w:val="31"/>
    <w:uiPriority w:val="99"/>
    <w:qFormat/>
    <w:rsid w:val="00E3550E"/>
    <w:pPr>
      <w:keepNext/>
      <w:keepLines/>
      <w:spacing w:before="260" w:after="260" w:line="416" w:lineRule="auto"/>
      <w:outlineLvl w:val="2"/>
    </w:pPr>
    <w:rPr>
      <w:b/>
      <w:bCs/>
      <w:kern w:val="0"/>
      <w:sz w:val="32"/>
      <w:szCs w:val="32"/>
    </w:rPr>
  </w:style>
  <w:style w:type="paragraph" w:styleId="4">
    <w:name w:val="heading 4"/>
    <w:basedOn w:val="a"/>
    <w:next w:val="a"/>
    <w:link w:val="41"/>
    <w:uiPriority w:val="99"/>
    <w:qFormat/>
    <w:rsid w:val="00E3550E"/>
    <w:pPr>
      <w:keepNext/>
      <w:keepLines/>
      <w:spacing w:before="280" w:after="290" w:line="376" w:lineRule="auto"/>
      <w:outlineLvl w:val="3"/>
    </w:pPr>
    <w:rPr>
      <w:rFonts w:ascii="Cambria" w:hAnsi="Cambria"/>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550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3550E"/>
    <w:rPr>
      <w:sz w:val="18"/>
      <w:szCs w:val="18"/>
    </w:rPr>
  </w:style>
  <w:style w:type="paragraph" w:styleId="a5">
    <w:name w:val="footer"/>
    <w:basedOn w:val="a"/>
    <w:link w:val="a6"/>
    <w:uiPriority w:val="99"/>
    <w:unhideWhenUsed/>
    <w:rsid w:val="00E3550E"/>
    <w:pPr>
      <w:tabs>
        <w:tab w:val="center" w:pos="4153"/>
        <w:tab w:val="right" w:pos="8306"/>
      </w:tabs>
      <w:snapToGrid w:val="0"/>
      <w:jc w:val="left"/>
    </w:pPr>
    <w:rPr>
      <w:sz w:val="18"/>
      <w:szCs w:val="18"/>
    </w:rPr>
  </w:style>
  <w:style w:type="character" w:customStyle="1" w:styleId="a6">
    <w:name w:val="页脚 字符"/>
    <w:basedOn w:val="a0"/>
    <w:link w:val="a5"/>
    <w:uiPriority w:val="99"/>
    <w:rsid w:val="00E3550E"/>
    <w:rPr>
      <w:sz w:val="18"/>
      <w:szCs w:val="18"/>
    </w:rPr>
  </w:style>
  <w:style w:type="character" w:customStyle="1" w:styleId="10">
    <w:name w:val="标题 1 字符"/>
    <w:basedOn w:val="a0"/>
    <w:uiPriority w:val="9"/>
    <w:rsid w:val="00E3550E"/>
    <w:rPr>
      <w:rFonts w:ascii="Times New Roman" w:eastAsia="宋体" w:hAnsi="Times New Roman" w:cs="Times New Roman"/>
      <w:b/>
      <w:bCs/>
      <w:kern w:val="44"/>
      <w:sz w:val="44"/>
      <w:szCs w:val="44"/>
    </w:rPr>
  </w:style>
  <w:style w:type="character" w:customStyle="1" w:styleId="20">
    <w:name w:val="标题 2 字符"/>
    <w:basedOn w:val="a0"/>
    <w:uiPriority w:val="9"/>
    <w:semiHidden/>
    <w:rsid w:val="00E3550E"/>
    <w:rPr>
      <w:rFonts w:asciiTheme="majorHAnsi" w:eastAsiaTheme="majorEastAsia" w:hAnsiTheme="majorHAnsi" w:cstheme="majorBidi"/>
      <w:b/>
      <w:bCs/>
      <w:sz w:val="32"/>
      <w:szCs w:val="32"/>
    </w:rPr>
  </w:style>
  <w:style w:type="character" w:customStyle="1" w:styleId="30">
    <w:name w:val="标题 3 字符"/>
    <w:basedOn w:val="a0"/>
    <w:uiPriority w:val="9"/>
    <w:semiHidden/>
    <w:rsid w:val="00E3550E"/>
    <w:rPr>
      <w:rFonts w:ascii="Times New Roman" w:eastAsia="宋体" w:hAnsi="Times New Roman" w:cs="Times New Roman"/>
      <w:b/>
      <w:bCs/>
      <w:sz w:val="32"/>
      <w:szCs w:val="32"/>
    </w:rPr>
  </w:style>
  <w:style w:type="character" w:customStyle="1" w:styleId="40">
    <w:name w:val="标题 4 字符"/>
    <w:basedOn w:val="a0"/>
    <w:uiPriority w:val="9"/>
    <w:semiHidden/>
    <w:rsid w:val="00E3550E"/>
    <w:rPr>
      <w:rFonts w:asciiTheme="majorHAnsi" w:eastAsiaTheme="majorEastAsia" w:hAnsiTheme="majorHAnsi" w:cstheme="majorBidi"/>
      <w:b/>
      <w:bCs/>
      <w:sz w:val="28"/>
      <w:szCs w:val="28"/>
    </w:rPr>
  </w:style>
  <w:style w:type="character" w:styleId="a7">
    <w:name w:val="page number"/>
    <w:uiPriority w:val="99"/>
    <w:rsid w:val="00E3550E"/>
    <w:rPr>
      <w:rFonts w:cs="Times New Roman"/>
    </w:rPr>
  </w:style>
  <w:style w:type="character" w:styleId="a8">
    <w:name w:val="Strong"/>
    <w:uiPriority w:val="99"/>
    <w:qFormat/>
    <w:rsid w:val="00E3550E"/>
    <w:rPr>
      <w:rFonts w:cs="Times New Roman"/>
      <w:b/>
    </w:rPr>
  </w:style>
  <w:style w:type="character" w:styleId="a9">
    <w:name w:val="Hyperlink"/>
    <w:uiPriority w:val="99"/>
    <w:rsid w:val="00E3550E"/>
    <w:rPr>
      <w:rFonts w:cs="Times New Roman"/>
      <w:color w:val="0000FF"/>
      <w:u w:val="single"/>
    </w:rPr>
  </w:style>
  <w:style w:type="character" w:customStyle="1" w:styleId="16">
    <w:name w:val="16"/>
    <w:uiPriority w:val="99"/>
    <w:rsid w:val="00E3550E"/>
    <w:rPr>
      <w:rFonts w:ascii="Times New Roman" w:hAnsi="Times New Roman"/>
      <w:color w:val="336699"/>
      <w:sz w:val="20"/>
      <w:u w:val="none"/>
    </w:rPr>
  </w:style>
  <w:style w:type="character" w:customStyle="1" w:styleId="12">
    <w:name w:val="正文文本 字符1"/>
    <w:link w:val="aa"/>
    <w:uiPriority w:val="99"/>
    <w:locked/>
    <w:rsid w:val="00E3550E"/>
    <w:rPr>
      <w:rFonts w:ascii="隶书" w:eastAsia="隶书" w:hAnsi="Times New Roman" w:cs="Times New Roman"/>
      <w:sz w:val="20"/>
    </w:rPr>
  </w:style>
  <w:style w:type="character" w:customStyle="1" w:styleId="HTML1">
    <w:name w:val="HTML 预设格式 字符1"/>
    <w:link w:val="HTML"/>
    <w:uiPriority w:val="99"/>
    <w:locked/>
    <w:rsid w:val="00E3550E"/>
    <w:rPr>
      <w:rFonts w:ascii="宋体" w:eastAsia="宋体" w:cs="Times New Roman"/>
      <w:sz w:val="24"/>
    </w:rPr>
  </w:style>
  <w:style w:type="character" w:customStyle="1" w:styleId="13">
    <w:name w:val="纯文本 字符1"/>
    <w:link w:val="ab"/>
    <w:uiPriority w:val="99"/>
    <w:locked/>
    <w:rsid w:val="00E3550E"/>
    <w:rPr>
      <w:rFonts w:ascii="宋体" w:eastAsia="宋体" w:hAnsi="宋体" w:cs="Times New Roman"/>
      <w:kern w:val="1"/>
      <w:lang w:eastAsia="ar-SA"/>
    </w:rPr>
  </w:style>
  <w:style w:type="character" w:customStyle="1" w:styleId="highlight1">
    <w:name w:val="highlight1"/>
    <w:uiPriority w:val="99"/>
    <w:rsid w:val="00E3550E"/>
    <w:rPr>
      <w:shd w:val="clear" w:color="auto" w:fill="FFFF00"/>
    </w:rPr>
  </w:style>
  <w:style w:type="character" w:customStyle="1" w:styleId="Char">
    <w:name w:val="页眉 Char"/>
    <w:uiPriority w:val="99"/>
    <w:semiHidden/>
    <w:locked/>
    <w:rsid w:val="00E3550E"/>
    <w:rPr>
      <w:rFonts w:cs="Times New Roman"/>
      <w:sz w:val="18"/>
    </w:rPr>
  </w:style>
  <w:style w:type="character" w:customStyle="1" w:styleId="Char0">
    <w:name w:val="页脚 Char"/>
    <w:uiPriority w:val="99"/>
    <w:semiHidden/>
    <w:locked/>
    <w:rsid w:val="00E3550E"/>
    <w:rPr>
      <w:rFonts w:cs="Times New Roman"/>
      <w:sz w:val="18"/>
    </w:rPr>
  </w:style>
  <w:style w:type="character" w:customStyle="1" w:styleId="31">
    <w:name w:val="标题 3 字符1"/>
    <w:link w:val="3"/>
    <w:uiPriority w:val="99"/>
    <w:locked/>
    <w:rsid w:val="00E3550E"/>
    <w:rPr>
      <w:rFonts w:ascii="Times New Roman" w:eastAsia="宋体" w:hAnsi="Times New Roman" w:cs="Times New Roman"/>
      <w:b/>
      <w:bCs/>
      <w:kern w:val="0"/>
      <w:sz w:val="32"/>
      <w:szCs w:val="32"/>
    </w:rPr>
  </w:style>
  <w:style w:type="character" w:customStyle="1" w:styleId="14">
    <w:name w:val="内容正文1"/>
    <w:rsid w:val="00E3550E"/>
    <w:rPr>
      <w:rFonts w:ascii="宋体" w:eastAsia="宋体" w:hAnsi="宋体" w:hint="eastAsia"/>
      <w:i w:val="0"/>
      <w:iCs w:val="0"/>
      <w:sz w:val="21"/>
      <w:szCs w:val="21"/>
    </w:rPr>
  </w:style>
  <w:style w:type="character" w:customStyle="1" w:styleId="Char1">
    <w:name w:val="页眉 Char1"/>
    <w:uiPriority w:val="99"/>
    <w:semiHidden/>
    <w:locked/>
    <w:rsid w:val="00E3550E"/>
    <w:rPr>
      <w:rFonts w:cs="Times New Roman"/>
      <w:sz w:val="18"/>
    </w:rPr>
  </w:style>
  <w:style w:type="character" w:customStyle="1" w:styleId="15">
    <w:name w:val="批注框文本 字符1"/>
    <w:link w:val="ac"/>
    <w:uiPriority w:val="99"/>
    <w:semiHidden/>
    <w:locked/>
    <w:rsid w:val="00E3550E"/>
    <w:rPr>
      <w:rFonts w:ascii="Times New Roman" w:eastAsia="宋体" w:hAnsi="Times New Roman" w:cs="Times New Roman"/>
      <w:sz w:val="18"/>
    </w:rPr>
  </w:style>
  <w:style w:type="character" w:customStyle="1" w:styleId="17">
    <w:name w:val="文档结构图 字符1"/>
    <w:link w:val="ad"/>
    <w:uiPriority w:val="99"/>
    <w:locked/>
    <w:rsid w:val="00E3550E"/>
    <w:rPr>
      <w:rFonts w:ascii="宋体" w:eastAsia="宋体" w:hAnsi="Times New Roman" w:cs="Times New Roman"/>
      <w:sz w:val="18"/>
    </w:rPr>
  </w:style>
  <w:style w:type="character" w:customStyle="1" w:styleId="41">
    <w:name w:val="标题 4 字符1"/>
    <w:link w:val="4"/>
    <w:uiPriority w:val="99"/>
    <w:locked/>
    <w:rsid w:val="00E3550E"/>
    <w:rPr>
      <w:rFonts w:ascii="Cambria" w:eastAsia="宋体" w:hAnsi="Cambria" w:cs="Times New Roman"/>
      <w:b/>
      <w:bCs/>
      <w:kern w:val="0"/>
      <w:sz w:val="28"/>
      <w:szCs w:val="28"/>
    </w:rPr>
  </w:style>
  <w:style w:type="character" w:customStyle="1" w:styleId="11">
    <w:name w:val="标题 1 字符1"/>
    <w:link w:val="1"/>
    <w:uiPriority w:val="99"/>
    <w:locked/>
    <w:rsid w:val="00E3550E"/>
    <w:rPr>
      <w:rFonts w:ascii="Times New Roman" w:eastAsia="宋体" w:hAnsi="Times New Roman" w:cs="Times New Roman"/>
      <w:b/>
      <w:bCs/>
      <w:kern w:val="44"/>
      <w:sz w:val="44"/>
      <w:szCs w:val="44"/>
    </w:rPr>
  </w:style>
  <w:style w:type="character" w:customStyle="1" w:styleId="21">
    <w:name w:val="标题 2 字符1"/>
    <w:link w:val="2"/>
    <w:uiPriority w:val="99"/>
    <w:locked/>
    <w:rsid w:val="00E3550E"/>
    <w:rPr>
      <w:rFonts w:ascii="Arial" w:eastAsia="黑体" w:hAnsi="Arial" w:cs="Times New Roman"/>
      <w:b/>
      <w:bCs/>
      <w:kern w:val="0"/>
      <w:sz w:val="32"/>
      <w:szCs w:val="32"/>
    </w:rPr>
  </w:style>
  <w:style w:type="character" w:customStyle="1" w:styleId="18">
    <w:name w:val="尾注文本 字符1"/>
    <w:link w:val="ae"/>
    <w:uiPriority w:val="99"/>
    <w:rsid w:val="00E3550E"/>
    <w:rPr>
      <w:sz w:val="24"/>
    </w:rPr>
  </w:style>
  <w:style w:type="character" w:customStyle="1" w:styleId="210">
    <w:name w:val="正文文本缩进 2 字符1"/>
    <w:link w:val="22"/>
    <w:uiPriority w:val="99"/>
    <w:locked/>
    <w:rsid w:val="00E3550E"/>
    <w:rPr>
      <w:rFonts w:ascii="Times New Roman" w:eastAsia="宋体" w:hAnsi="Times New Roman" w:cs="Times New Roman"/>
      <w:sz w:val="24"/>
    </w:rPr>
  </w:style>
  <w:style w:type="character" w:customStyle="1" w:styleId="Char2">
    <w:name w:val="纯文本 Char"/>
    <w:uiPriority w:val="99"/>
    <w:locked/>
    <w:rsid w:val="00E3550E"/>
    <w:rPr>
      <w:rFonts w:ascii="宋体" w:eastAsia="宋体" w:hAnsi="宋体" w:cs="Times New Roman"/>
      <w:kern w:val="1"/>
      <w:sz w:val="21"/>
      <w:lang w:eastAsia="ar-SA" w:bidi="ar-SA"/>
    </w:rPr>
  </w:style>
  <w:style w:type="paragraph" w:customStyle="1" w:styleId="af">
    <w:basedOn w:val="a"/>
    <w:next w:val="af0"/>
    <w:uiPriority w:val="99"/>
    <w:qFormat/>
    <w:rsid w:val="00E3550E"/>
    <w:pPr>
      <w:ind w:firstLineChars="200" w:firstLine="420"/>
    </w:pPr>
  </w:style>
  <w:style w:type="paragraph" w:styleId="ac">
    <w:name w:val="Balloon Text"/>
    <w:basedOn w:val="a"/>
    <w:link w:val="15"/>
    <w:uiPriority w:val="99"/>
    <w:semiHidden/>
    <w:rsid w:val="00E3550E"/>
    <w:rPr>
      <w:sz w:val="18"/>
      <w:szCs w:val="22"/>
    </w:rPr>
  </w:style>
  <w:style w:type="character" w:customStyle="1" w:styleId="af1">
    <w:name w:val="批注框文本 字符"/>
    <w:basedOn w:val="a0"/>
    <w:uiPriority w:val="99"/>
    <w:semiHidden/>
    <w:rsid w:val="00E3550E"/>
    <w:rPr>
      <w:rFonts w:ascii="Times New Roman" w:eastAsia="宋体" w:hAnsi="Times New Roman" w:cs="Times New Roman"/>
      <w:sz w:val="18"/>
      <w:szCs w:val="18"/>
    </w:rPr>
  </w:style>
  <w:style w:type="paragraph" w:styleId="aa">
    <w:name w:val="Body Text"/>
    <w:basedOn w:val="a"/>
    <w:link w:val="12"/>
    <w:uiPriority w:val="99"/>
    <w:rsid w:val="00E3550E"/>
    <w:pPr>
      <w:spacing w:line="600" w:lineRule="exact"/>
      <w:jc w:val="center"/>
    </w:pPr>
    <w:rPr>
      <w:rFonts w:ascii="隶书" w:eastAsia="隶书"/>
      <w:sz w:val="20"/>
      <w:szCs w:val="22"/>
    </w:rPr>
  </w:style>
  <w:style w:type="character" w:customStyle="1" w:styleId="af2">
    <w:name w:val="正文文本 字符"/>
    <w:basedOn w:val="a0"/>
    <w:uiPriority w:val="99"/>
    <w:semiHidden/>
    <w:rsid w:val="00E3550E"/>
    <w:rPr>
      <w:rFonts w:ascii="Times New Roman" w:eastAsia="宋体" w:hAnsi="Times New Roman" w:cs="Times New Roman"/>
      <w:szCs w:val="24"/>
    </w:rPr>
  </w:style>
  <w:style w:type="paragraph" w:styleId="ae">
    <w:name w:val="endnote text"/>
    <w:basedOn w:val="a"/>
    <w:link w:val="18"/>
    <w:uiPriority w:val="99"/>
    <w:unhideWhenUsed/>
    <w:rsid w:val="00E3550E"/>
    <w:pPr>
      <w:snapToGrid w:val="0"/>
      <w:spacing w:line="400" w:lineRule="exact"/>
      <w:jc w:val="left"/>
    </w:pPr>
    <w:rPr>
      <w:rFonts w:asciiTheme="minorHAnsi" w:eastAsiaTheme="minorEastAsia" w:hAnsiTheme="minorHAnsi" w:cstheme="minorBidi"/>
      <w:sz w:val="24"/>
      <w:szCs w:val="22"/>
    </w:rPr>
  </w:style>
  <w:style w:type="character" w:customStyle="1" w:styleId="af3">
    <w:name w:val="尾注文本 字符"/>
    <w:basedOn w:val="a0"/>
    <w:uiPriority w:val="99"/>
    <w:semiHidden/>
    <w:rsid w:val="00E3550E"/>
    <w:rPr>
      <w:rFonts w:ascii="Times New Roman" w:eastAsia="宋体" w:hAnsi="Times New Roman" w:cs="Times New Roman"/>
      <w:szCs w:val="24"/>
    </w:rPr>
  </w:style>
  <w:style w:type="paragraph" w:styleId="af4">
    <w:name w:val="annotation text"/>
    <w:basedOn w:val="a"/>
    <w:link w:val="af5"/>
    <w:uiPriority w:val="99"/>
    <w:unhideWhenUsed/>
    <w:rsid w:val="00E3550E"/>
    <w:pPr>
      <w:jc w:val="left"/>
    </w:pPr>
  </w:style>
  <w:style w:type="character" w:customStyle="1" w:styleId="af5">
    <w:name w:val="批注文字 字符"/>
    <w:basedOn w:val="a0"/>
    <w:link w:val="af4"/>
    <w:uiPriority w:val="99"/>
    <w:rsid w:val="00E3550E"/>
    <w:rPr>
      <w:rFonts w:ascii="Times New Roman" w:eastAsia="宋体" w:hAnsi="Times New Roman" w:cs="Times New Roman"/>
      <w:szCs w:val="24"/>
    </w:rPr>
  </w:style>
  <w:style w:type="paragraph" w:styleId="af6">
    <w:name w:val="Normal (Web)"/>
    <w:basedOn w:val="a"/>
    <w:uiPriority w:val="99"/>
    <w:semiHidden/>
    <w:rsid w:val="00E3550E"/>
    <w:rPr>
      <w:sz w:val="24"/>
    </w:rPr>
  </w:style>
  <w:style w:type="paragraph" w:styleId="ab">
    <w:name w:val="Plain Text"/>
    <w:basedOn w:val="a"/>
    <w:link w:val="13"/>
    <w:uiPriority w:val="99"/>
    <w:rsid w:val="00E3550E"/>
    <w:pPr>
      <w:suppressAutoHyphens/>
    </w:pPr>
    <w:rPr>
      <w:rFonts w:ascii="宋体" w:hAnsi="宋体"/>
      <w:kern w:val="1"/>
      <w:szCs w:val="22"/>
      <w:lang w:eastAsia="ar-SA"/>
    </w:rPr>
  </w:style>
  <w:style w:type="character" w:customStyle="1" w:styleId="af7">
    <w:name w:val="纯文本 字符"/>
    <w:basedOn w:val="a0"/>
    <w:uiPriority w:val="99"/>
    <w:semiHidden/>
    <w:rsid w:val="00E3550E"/>
    <w:rPr>
      <w:rFonts w:asciiTheme="minorEastAsia" w:hAnsi="Courier New" w:cs="Courier New"/>
      <w:szCs w:val="24"/>
    </w:rPr>
  </w:style>
  <w:style w:type="paragraph" w:styleId="ad">
    <w:name w:val="Document Map"/>
    <w:basedOn w:val="a"/>
    <w:link w:val="17"/>
    <w:uiPriority w:val="99"/>
    <w:rsid w:val="00E3550E"/>
    <w:rPr>
      <w:rFonts w:ascii="宋体"/>
      <w:sz w:val="18"/>
      <w:szCs w:val="22"/>
    </w:rPr>
  </w:style>
  <w:style w:type="character" w:customStyle="1" w:styleId="af8">
    <w:name w:val="文档结构图 字符"/>
    <w:basedOn w:val="a0"/>
    <w:uiPriority w:val="99"/>
    <w:semiHidden/>
    <w:rsid w:val="00E3550E"/>
    <w:rPr>
      <w:rFonts w:ascii="Microsoft YaHei UI" w:eastAsia="Microsoft YaHei UI" w:hAnsi="Times New Roman" w:cs="Times New Roman"/>
      <w:sz w:val="18"/>
      <w:szCs w:val="18"/>
    </w:rPr>
  </w:style>
  <w:style w:type="paragraph" w:styleId="af9">
    <w:name w:val="Normal Indent"/>
    <w:basedOn w:val="a"/>
    <w:unhideWhenUsed/>
    <w:rsid w:val="00E3550E"/>
    <w:pPr>
      <w:spacing w:line="400" w:lineRule="exact"/>
      <w:ind w:firstLineChars="200" w:firstLine="200"/>
    </w:pPr>
    <w:rPr>
      <w:sz w:val="24"/>
      <w:szCs w:val="20"/>
    </w:rPr>
  </w:style>
  <w:style w:type="paragraph" w:styleId="22">
    <w:name w:val="Body Text Indent 2"/>
    <w:basedOn w:val="a"/>
    <w:link w:val="210"/>
    <w:uiPriority w:val="99"/>
    <w:rsid w:val="00E3550E"/>
    <w:pPr>
      <w:spacing w:after="120" w:line="480" w:lineRule="auto"/>
      <w:ind w:leftChars="200" w:left="420"/>
    </w:pPr>
    <w:rPr>
      <w:sz w:val="24"/>
      <w:szCs w:val="22"/>
    </w:rPr>
  </w:style>
  <w:style w:type="character" w:customStyle="1" w:styleId="23">
    <w:name w:val="正文文本缩进 2 字符"/>
    <w:basedOn w:val="a0"/>
    <w:uiPriority w:val="99"/>
    <w:semiHidden/>
    <w:rsid w:val="00E3550E"/>
    <w:rPr>
      <w:rFonts w:ascii="Times New Roman" w:eastAsia="宋体" w:hAnsi="Times New Roman" w:cs="Times New Roman"/>
      <w:szCs w:val="24"/>
    </w:rPr>
  </w:style>
  <w:style w:type="paragraph" w:styleId="HTML">
    <w:name w:val="HTML Preformatted"/>
    <w:basedOn w:val="a"/>
    <w:link w:val="HTML1"/>
    <w:uiPriority w:val="99"/>
    <w:rsid w:val="00E35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Theme="minorHAnsi"/>
      <w:sz w:val="24"/>
      <w:szCs w:val="22"/>
    </w:rPr>
  </w:style>
  <w:style w:type="character" w:customStyle="1" w:styleId="HTML0">
    <w:name w:val="HTML 预设格式 字符"/>
    <w:basedOn w:val="a0"/>
    <w:uiPriority w:val="99"/>
    <w:semiHidden/>
    <w:rsid w:val="00E3550E"/>
    <w:rPr>
      <w:rFonts w:ascii="Courier New" w:eastAsia="宋体" w:hAnsi="Courier New" w:cs="Courier New"/>
      <w:sz w:val="20"/>
      <w:szCs w:val="20"/>
    </w:rPr>
  </w:style>
  <w:style w:type="paragraph" w:customStyle="1" w:styleId="p0">
    <w:name w:val="p0"/>
    <w:basedOn w:val="a"/>
    <w:uiPriority w:val="99"/>
    <w:rsid w:val="00E3550E"/>
    <w:pPr>
      <w:widowControl/>
      <w:spacing w:line="360" w:lineRule="auto"/>
      <w:ind w:firstLineChars="200" w:firstLine="200"/>
    </w:pPr>
    <w:rPr>
      <w:kern w:val="0"/>
      <w:sz w:val="24"/>
      <w:szCs w:val="21"/>
    </w:rPr>
  </w:style>
  <w:style w:type="paragraph" w:customStyle="1" w:styleId="afa">
    <w:name w:val="表格"/>
    <w:basedOn w:val="a"/>
    <w:next w:val="a"/>
    <w:rsid w:val="00E3550E"/>
    <w:pPr>
      <w:adjustRightInd w:val="0"/>
      <w:spacing w:before="60" w:after="60" w:line="240" w:lineRule="atLeast"/>
      <w:ind w:firstLineChars="200" w:firstLine="200"/>
    </w:pPr>
    <w:rPr>
      <w:kern w:val="15"/>
      <w:sz w:val="18"/>
      <w:szCs w:val="20"/>
    </w:rPr>
  </w:style>
  <w:style w:type="paragraph" w:customStyle="1" w:styleId="afb">
    <w:name w:val="正文_参考文献"/>
    <w:uiPriority w:val="99"/>
    <w:rsid w:val="00E3550E"/>
    <w:pPr>
      <w:tabs>
        <w:tab w:val="left" w:pos="360"/>
        <w:tab w:val="left" w:pos="567"/>
      </w:tabs>
      <w:snapToGrid w:val="0"/>
      <w:spacing w:beforeLines="25" w:line="300" w:lineRule="auto"/>
      <w:ind w:left="360" w:rightChars="100" w:right="212" w:hanging="360"/>
      <w:jc w:val="both"/>
    </w:pPr>
    <w:rPr>
      <w:rFonts w:ascii="Times New Roman" w:eastAsia="宋体" w:hAnsi="Times New Roman" w:cs="Times New Roman"/>
      <w:kern w:val="0"/>
      <w:sz w:val="24"/>
      <w:szCs w:val="24"/>
    </w:rPr>
  </w:style>
  <w:style w:type="paragraph" w:customStyle="1" w:styleId="pic-info">
    <w:name w:val="pic-info"/>
    <w:basedOn w:val="a"/>
    <w:uiPriority w:val="99"/>
    <w:rsid w:val="00E3550E"/>
    <w:pPr>
      <w:widowControl/>
      <w:spacing w:before="100" w:beforeAutospacing="1" w:after="100" w:afterAutospacing="1"/>
      <w:jc w:val="left"/>
    </w:pPr>
    <w:rPr>
      <w:rFonts w:ascii="宋体" w:hAnsi="宋体" w:cs="宋体"/>
      <w:kern w:val="0"/>
      <w:sz w:val="24"/>
    </w:rPr>
  </w:style>
  <w:style w:type="table" w:styleId="afc">
    <w:name w:val="Table Grid"/>
    <w:basedOn w:val="a1"/>
    <w:uiPriority w:val="99"/>
    <w:rsid w:val="00E3550E"/>
    <w:pPr>
      <w:widowControl w:val="0"/>
      <w:jc w:val="both"/>
    </w:pPr>
    <w:rPr>
      <w:rFonts w:ascii="Times New Roman" w:eastAsia="宋体" w:hAnsi="Times New Roman" w:cs="Times New Roman"/>
      <w:kern w:val="0"/>
      <w:sz w:val="20"/>
      <w:szCs w:val="20"/>
    </w:rPr>
    <w:tblPr>
      <w:tblInd w:w="0" w:type="nil"/>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table" w:customStyle="1" w:styleId="19">
    <w:name w:val="表格样式1"/>
    <w:basedOn w:val="afc"/>
    <w:uiPriority w:val="99"/>
    <w:rsid w:val="00E3550E"/>
    <w:tblPr>
      <w:tblBorders>
        <w:top w:val="single" w:sz="8" w:space="0" w:color="auto"/>
        <w:left w:val="single" w:sz="4" w:space="0" w:color="auto"/>
        <w:bottom w:val="none" w:sz="0" w:space="0" w:color="auto"/>
        <w:right w:val="single" w:sz="4" w:space="0" w:color="auto"/>
        <w:insideH w:val="single" w:sz="4" w:space="0" w:color="auto"/>
        <w:insideV w:val="single" w:sz="4" w:space="0" w:color="auto"/>
      </w:tblBorders>
    </w:tblPr>
  </w:style>
  <w:style w:type="table" w:customStyle="1" w:styleId="-611">
    <w:name w:val="彩色列表 - 强调文字颜色 611"/>
    <w:basedOn w:val="a1"/>
    <w:uiPriority w:val="99"/>
    <w:rsid w:val="00E3550E"/>
    <w:rPr>
      <w:rFonts w:ascii="Times New Roman" w:eastAsia="宋体" w:hAnsi="Times New Roman" w:cs="Times New Roman"/>
      <w:color w:val="000000"/>
      <w:kern w:val="0"/>
      <w:sz w:val="20"/>
      <w:szCs w:val="20"/>
    </w:rPr>
    <w:tblPr>
      <w:tblStyleRowBandSize w:val="1"/>
      <w:tblStyleColBandSize w:val="1"/>
      <w:tblInd w:w="0" w:type="nil"/>
    </w:tblPr>
    <w:tcPr>
      <w:shd w:val="clear" w:color="auto" w:fill="FEF4EC"/>
    </w:tcPr>
    <w:tblStylePr w:type="firstRow">
      <w:rPr>
        <w:rFonts w:cs="Times New Roman"/>
        <w:b/>
        <w:bCs/>
        <w:color w:val="FFFFFF"/>
      </w:rPr>
      <w:tblPr/>
      <w:tcPr>
        <w:tcBorders>
          <w:top w:val="nil"/>
          <w:left w:val="nil"/>
          <w:bottom w:val="single" w:sz="12" w:space="0" w:color="FFFFFF"/>
          <w:right w:val="nil"/>
          <w:insideH w:val="nil"/>
          <w:insideV w:val="nil"/>
          <w:tl2br w:val="nil"/>
          <w:tr2bl w:val="nil"/>
        </w:tcBorders>
        <w:shd w:val="clear" w:color="auto" w:fill="348DA5"/>
      </w:tcPr>
    </w:tblStylePr>
    <w:tblStylePr w:type="lastRow">
      <w:rPr>
        <w:rFonts w:cs="Times New Roman"/>
        <w:b/>
        <w:bCs/>
        <w:color w:val="348DA5"/>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l2br w:val="nil"/>
          <w:tr2bl w:val="nil"/>
        </w:tcBorders>
        <w:shd w:val="clear" w:color="auto" w:fill="FDE4D0"/>
      </w:tcPr>
    </w:tblStylePr>
    <w:tblStylePr w:type="band1Horz">
      <w:rPr>
        <w:rFonts w:cs="Times New Roman"/>
      </w:rPr>
      <w:tblPr/>
      <w:tcPr>
        <w:shd w:val="clear" w:color="auto" w:fill="FDE9D9"/>
      </w:tcPr>
    </w:tblStylePr>
  </w:style>
  <w:style w:type="table" w:customStyle="1" w:styleId="-61">
    <w:name w:val="彩色列表 - 强调文字颜色 61"/>
    <w:uiPriority w:val="99"/>
    <w:rsid w:val="00E3550E"/>
    <w:rPr>
      <w:rFonts w:ascii="Times New Roman" w:eastAsia="宋体" w:hAnsi="Times New Roman" w:cs="Times New Roman"/>
      <w:color w:val="000000"/>
    </w:rPr>
    <w:tblPr>
      <w:tblStyleRowBandSize w:val="1"/>
      <w:tblStyleColBandSize w:val="1"/>
      <w:tblCellMar>
        <w:top w:w="0" w:type="dxa"/>
        <w:left w:w="108" w:type="dxa"/>
        <w:bottom w:w="0" w:type="dxa"/>
        <w:right w:w="108" w:type="dxa"/>
      </w:tblCellMar>
    </w:tblPr>
    <w:tcPr>
      <w:shd w:val="clear" w:color="auto" w:fill="FEF4EC"/>
    </w:tcPr>
  </w:style>
  <w:style w:type="paragraph" w:styleId="af0">
    <w:name w:val="List Paragraph"/>
    <w:basedOn w:val="a"/>
    <w:uiPriority w:val="34"/>
    <w:qFormat/>
    <w:rsid w:val="00E3550E"/>
    <w:pPr>
      <w:ind w:firstLineChars="200" w:firstLine="420"/>
    </w:pPr>
  </w:style>
  <w:style w:type="paragraph" w:styleId="TOC">
    <w:name w:val="TOC Heading"/>
    <w:basedOn w:val="1"/>
    <w:next w:val="a"/>
    <w:uiPriority w:val="39"/>
    <w:unhideWhenUsed/>
    <w:qFormat/>
    <w:rsid w:val="00E3550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3550E"/>
  </w:style>
  <w:style w:type="paragraph" w:styleId="TOC2">
    <w:name w:val="toc 2"/>
    <w:basedOn w:val="a"/>
    <w:next w:val="a"/>
    <w:autoRedefine/>
    <w:uiPriority w:val="39"/>
    <w:unhideWhenUsed/>
    <w:rsid w:val="00E3550E"/>
    <w:pPr>
      <w:ind w:leftChars="200" w:left="420"/>
    </w:pPr>
  </w:style>
  <w:style w:type="paragraph" w:styleId="TOC3">
    <w:name w:val="toc 3"/>
    <w:basedOn w:val="a"/>
    <w:next w:val="a"/>
    <w:autoRedefine/>
    <w:uiPriority w:val="39"/>
    <w:unhideWhenUsed/>
    <w:rsid w:val="00E3550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C0926-E532-4CCB-8B18-2A59D4B48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54</Pages>
  <Words>7585</Words>
  <Characters>43236</Characters>
  <Application>Microsoft Office Word</Application>
  <DocSecurity>0</DocSecurity>
  <Lines>360</Lines>
  <Paragraphs>101</Paragraphs>
  <ScaleCrop>false</ScaleCrop>
  <Company/>
  <LinksUpToDate>false</LinksUpToDate>
  <CharactersWithSpaces>50720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Seduce QAQ</dc:creator>
  <cp:keywords/>
  <dc:description/>
  <cp:lastModifiedBy>Seduce QAQ</cp:lastModifiedBy>
  <cp:revision>11</cp:revision>
  <dcterms:created xsi:type="dcterms:W3CDTF">2022-04-24T12:35:00Z</dcterms:created>
  <dcterms:modified xsi:type="dcterms:W3CDTF">2022-04-25T15:13:00Z</dcterms:modified>
</cp:coreProperties>
</file>